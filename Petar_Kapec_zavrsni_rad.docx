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4.png" ContentType="image/png"/>
  <Override PartName="/word/media/image5.png" ContentType="image/png"/>
  <Override PartName="/word/media/image21.png" ContentType="image/png"/>
  <Override PartName="/word/media/image19.png" ContentType="image/png"/>
  <Override PartName="/word/media/image6.png" ContentType="image/png"/>
  <Override PartName="/word/media/image15.png" ContentType="image/png"/>
  <Override PartName="/word/media/image10.png" ContentType="image/png"/>
  <Override PartName="/word/media/image1.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bookmarkStart w:id="0" w:name="__RefHeading___Toc2016_1920549070"/>
      <w:bookmarkEnd w:id="0"/>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sdt>
      <w:sdtPr>
        <w:docPartObj>
          <w:docPartGallery w:val="Table of Contents"/>
          <w:docPartUnique w:val="true"/>
        </w:docPartObj>
      </w:sdtPr>
      <w:sdtContent>
        <w:p>
          <w:pPr>
            <w:pStyle w:val="TOCHeading"/>
            <w:rPr/>
          </w:pPr>
          <w:r>
            <w:rPr/>
            <w:t>Table of Contents</w:t>
          </w:r>
        </w:p>
        <w:p>
          <w:pPr>
            <w:pStyle w:val="TOC1"/>
            <w:tabs>
              <w:tab w:val="clear" w:pos="720"/>
              <w:tab w:val="right" w:pos="8786" w:leader="dot"/>
            </w:tabs>
            <w:rPr/>
          </w:pPr>
          <w:r>
            <w:fldChar w:fldCharType="begin"/>
          </w:r>
          <w:r>
            <w:rPr>
              <w:rStyle w:val="IndexLink"/>
            </w:rPr>
            <w:instrText xml:space="preserve"> TOC \f \o "1-3" \h</w:instrText>
          </w:r>
          <w:r>
            <w:rPr>
              <w:rStyle w:val="IndexLink"/>
            </w:rPr>
            <w:fldChar w:fldCharType="separate"/>
          </w:r>
          <w:hyperlink w:anchor="__RefHeading___Toc2016_1920549070">
            <w:r>
              <w:rPr>
                <w:rStyle w:val="IndexLink"/>
              </w:rPr>
              <w:t>1. SVEUČILIŠTE U ZAGREBU</w:t>
              <w:tab/>
              <w:t>2</w:t>
            </w:r>
          </w:hyperlink>
        </w:p>
        <w:p>
          <w:pPr>
            <w:pStyle w:val="TOC1"/>
            <w:tabs>
              <w:tab w:val="clear" w:pos="720"/>
              <w:tab w:val="right" w:pos="8786" w:leader="dot"/>
            </w:tabs>
            <w:rPr/>
          </w:pPr>
          <w:hyperlink w:anchor="__RefHeading___Toc23263729">
            <w:r>
              <w:rPr>
                <w:rStyle w:val="IndexLink"/>
              </w:rPr>
              <w:t>Uvod</w:t>
              <w:tab/>
              <w:t>1</w:t>
            </w:r>
          </w:hyperlink>
        </w:p>
        <w:p>
          <w:pPr>
            <w:pStyle w:val="TOC1"/>
            <w:tabs>
              <w:tab w:val="clear" w:pos="720"/>
              <w:tab w:val="right" w:pos="8786" w:leader="dot"/>
            </w:tabs>
            <w:rPr/>
          </w:pPr>
          <w:hyperlink w:anchor="__RefHeading___Toc23263730">
            <w:r>
              <w:rPr>
                <w:rStyle w:val="IndexLink"/>
              </w:rPr>
              <w:t>2. Pregled i analiza postojećih sustava</w:t>
              <w:tab/>
              <w:t>2</w:t>
            </w:r>
          </w:hyperlink>
        </w:p>
        <w:p>
          <w:pPr>
            <w:pStyle w:val="TOC2"/>
            <w:tabs>
              <w:tab w:val="clear" w:pos="720"/>
              <w:tab w:val="right" w:pos="8786" w:leader="dot"/>
            </w:tabs>
            <w:rPr/>
          </w:pPr>
          <w:hyperlink w:anchor="__RefHeading___Toc23263731">
            <w:r>
              <w:rPr>
                <w:rStyle w:val="IndexLink"/>
              </w:rPr>
              <w:t>2.1. AirBNB.com</w:t>
              <w:tab/>
              <w:t>2</w:t>
            </w:r>
          </w:hyperlink>
        </w:p>
        <w:p>
          <w:pPr>
            <w:pStyle w:val="TOC2"/>
            <w:tabs>
              <w:tab w:val="clear" w:pos="720"/>
              <w:tab w:val="right" w:pos="8786" w:leader="dot"/>
            </w:tabs>
            <w:rPr/>
          </w:pPr>
          <w:hyperlink w:anchor="__RefHeading___Toc23263732">
            <w:r>
              <w:rPr>
                <w:rStyle w:val="IndexLink"/>
              </w:rPr>
              <w:t>2.2. Trivago.com</w:t>
              <w:tab/>
              <w:t>2</w:t>
            </w:r>
          </w:hyperlink>
        </w:p>
        <w:p>
          <w:pPr>
            <w:pStyle w:val="TOC2"/>
            <w:tabs>
              <w:tab w:val="clear" w:pos="720"/>
              <w:tab w:val="right" w:pos="8786" w:leader="dot"/>
            </w:tabs>
            <w:rPr/>
          </w:pPr>
          <w:hyperlink w:anchor="__RefHeading___Toc23263733">
            <w:r>
              <w:rPr>
                <w:rStyle w:val="IndexLink"/>
              </w:rPr>
              <w:t>2.3. Njuškalo.hr/nekretnine</w:t>
              <w:tab/>
              <w:t>2</w:t>
            </w:r>
          </w:hyperlink>
        </w:p>
        <w:p>
          <w:pPr>
            <w:pStyle w:val="TOC2"/>
            <w:tabs>
              <w:tab w:val="clear" w:pos="720"/>
              <w:tab w:val="right" w:pos="8786" w:leader="dot"/>
            </w:tabs>
            <w:rPr/>
          </w:pPr>
          <w:hyperlink w:anchor="__RefHeading___Toc23263735">
            <w:r>
              <w:rPr>
                <w:rStyle w:val="IndexLink"/>
              </w:rPr>
              <w:t>2.4. Booking.com</w:t>
              <w:tab/>
              <w:t>3</w:t>
            </w:r>
          </w:hyperlink>
        </w:p>
        <w:p>
          <w:pPr>
            <w:pStyle w:val="TOC2"/>
            <w:tabs>
              <w:tab w:val="clear" w:pos="720"/>
              <w:tab w:val="right" w:pos="8786" w:leader="dot"/>
            </w:tabs>
            <w:rPr/>
          </w:pPr>
          <w:hyperlink w:anchor="__RefHeading___Toc23263736">
            <w:r>
              <w:rPr>
                <w:rStyle w:val="IndexLink"/>
              </w:rPr>
              <w:t>2.5. Eventim.hr</w:t>
              <w:tab/>
              <w:t>3</w:t>
            </w:r>
          </w:hyperlink>
        </w:p>
        <w:p>
          <w:pPr>
            <w:pStyle w:val="TOC1"/>
            <w:tabs>
              <w:tab w:val="clear" w:pos="720"/>
              <w:tab w:val="right" w:pos="8786" w:leader="dot"/>
            </w:tabs>
            <w:rPr/>
          </w:pPr>
          <w:hyperlink w:anchor="__RefHeading___Toc4101_723378845">
            <w:r>
              <w:rPr>
                <w:rStyle w:val="IndexLink"/>
              </w:rPr>
              <w:t>3. Specifikacija sustava</w:t>
              <w:tab/>
              <w:t>5</w:t>
            </w:r>
          </w:hyperlink>
        </w:p>
        <w:p>
          <w:pPr>
            <w:pStyle w:val="TOC2"/>
            <w:tabs>
              <w:tab w:val="clear" w:pos="720"/>
              <w:tab w:val="right" w:pos="8786" w:leader="dot"/>
            </w:tabs>
            <w:rPr/>
          </w:pPr>
          <w:hyperlink w:anchor="__RefHeading___Toc4103_723378845">
            <w:r>
              <w:rPr>
                <w:rStyle w:val="IndexLink"/>
              </w:rPr>
              <w:t>3.1. Funkcionalni zahtjevi</w:t>
              <w:tab/>
              <w:t>5</w:t>
            </w:r>
          </w:hyperlink>
        </w:p>
        <w:p>
          <w:pPr>
            <w:pStyle w:val="TOC2"/>
            <w:tabs>
              <w:tab w:val="clear" w:pos="720"/>
              <w:tab w:val="right" w:pos="8786" w:leader="dot"/>
            </w:tabs>
            <w:rPr/>
          </w:pPr>
          <w:hyperlink w:anchor="__RefHeading___Toc4105_723378845">
            <w:r>
              <w:rPr>
                <w:rStyle w:val="IndexLink"/>
              </w:rPr>
              <w:t>3.2. Ostali zahtjevi</w:t>
              <w:tab/>
              <w:t>6</w:t>
            </w:r>
          </w:hyperlink>
        </w:p>
        <w:p>
          <w:pPr>
            <w:pStyle w:val="TOC1"/>
            <w:tabs>
              <w:tab w:val="clear" w:pos="720"/>
              <w:tab w:val="right" w:pos="8786" w:leader="dot"/>
            </w:tabs>
            <w:rPr/>
          </w:pPr>
          <w:hyperlink w:anchor="__RefHeading___Toc4107_723378845">
            <w:r>
              <w:rPr>
                <w:rStyle w:val="IndexLink"/>
              </w:rPr>
              <w:t>4. Arhitektura i dizajn sustava</w:t>
              <w:tab/>
              <w:t>8</w:t>
            </w:r>
          </w:hyperlink>
        </w:p>
        <w:p>
          <w:pPr>
            <w:pStyle w:val="TOC2"/>
            <w:tabs>
              <w:tab w:val="clear" w:pos="720"/>
              <w:tab w:val="right" w:pos="8786" w:leader="dot"/>
            </w:tabs>
            <w:rPr/>
          </w:pPr>
          <w:hyperlink w:anchor="__RefHeading___Toc4109_723378845">
            <w:r>
              <w:rPr>
                <w:rStyle w:val="IndexLink"/>
              </w:rPr>
              <w:t>4.1. Frontend sloj</w:t>
              <w:tab/>
              <w:t>8</w:t>
            </w:r>
          </w:hyperlink>
        </w:p>
        <w:p>
          <w:pPr>
            <w:pStyle w:val="TOC2"/>
            <w:tabs>
              <w:tab w:val="clear" w:pos="720"/>
              <w:tab w:val="right" w:pos="8786" w:leader="dot"/>
            </w:tabs>
            <w:rPr/>
          </w:pPr>
          <w:hyperlink w:anchor="__RefHeading___Toc4111_723378845">
            <w:r>
              <w:rPr>
                <w:rStyle w:val="IndexLink"/>
              </w:rPr>
              <w:t>4.2. Backend sloj</w:t>
              <w:tab/>
              <w:t>9</w:t>
            </w:r>
          </w:hyperlink>
        </w:p>
        <w:p>
          <w:pPr>
            <w:pStyle w:val="TOC2"/>
            <w:tabs>
              <w:tab w:val="clear" w:pos="720"/>
              <w:tab w:val="right" w:pos="8786" w:leader="dot"/>
            </w:tabs>
            <w:rPr/>
          </w:pPr>
          <w:hyperlink w:anchor="__RefHeading___Toc4113_723378845">
            <w:r>
              <w:rPr>
                <w:rStyle w:val="IndexLink"/>
              </w:rPr>
              <w:t>4.3. Model Baze podataka</w:t>
              <w:tab/>
              <w:t>10</w:t>
            </w:r>
          </w:hyperlink>
        </w:p>
        <w:p>
          <w:pPr>
            <w:pStyle w:val="TOC3"/>
            <w:tabs>
              <w:tab w:val="clear" w:pos="720"/>
              <w:tab w:val="right" w:pos="8786" w:leader="dot"/>
            </w:tabs>
            <w:rPr/>
          </w:pPr>
          <w:hyperlink w:anchor="__RefHeading___Toc2018_1920549070">
            <w:r>
              <w:rPr>
                <w:rStyle w:val="IndexLink"/>
              </w:rPr>
              <w:t>4.3.1. Entitet Korisnik</w:t>
              <w:tab/>
              <w:t>11</w:t>
            </w:r>
          </w:hyperlink>
        </w:p>
        <w:p>
          <w:pPr>
            <w:pStyle w:val="TOC3"/>
            <w:tabs>
              <w:tab w:val="clear" w:pos="720"/>
              <w:tab w:val="right" w:pos="8786" w:leader="dot"/>
            </w:tabs>
            <w:rPr/>
          </w:pPr>
          <w:hyperlink w:anchor="__RefHeading___Toc2020_1920549070">
            <w:r>
              <w:rPr>
                <w:rStyle w:val="IndexLink"/>
              </w:rPr>
              <w:t>4.3.2. Entitet Prostor</w:t>
              <w:tab/>
              <w:t>11</w:t>
            </w:r>
          </w:hyperlink>
        </w:p>
        <w:p>
          <w:pPr>
            <w:pStyle w:val="TOC3"/>
            <w:tabs>
              <w:tab w:val="clear" w:pos="720"/>
              <w:tab w:val="right" w:pos="8786" w:leader="dot"/>
            </w:tabs>
            <w:rPr/>
          </w:pPr>
          <w:hyperlink w:anchor="__RefHeading___Toc2022_1920549070">
            <w:r>
              <w:rPr>
                <w:rStyle w:val="IndexLink"/>
              </w:rPr>
              <w:t>4.3.3. Entitet Termin</w:t>
              <w:tab/>
              <w:t>12</w:t>
            </w:r>
          </w:hyperlink>
        </w:p>
        <w:p>
          <w:pPr>
            <w:pStyle w:val="TOC3"/>
            <w:tabs>
              <w:tab w:val="clear" w:pos="720"/>
              <w:tab w:val="right" w:pos="8786" w:leader="dot"/>
            </w:tabs>
            <w:rPr/>
          </w:pPr>
          <w:hyperlink w:anchor="__RefHeading___Toc2024_1920549070">
            <w:r>
              <w:rPr>
                <w:rStyle w:val="IndexLink"/>
              </w:rPr>
              <w:t>4.3.4. Entitet Dogadjaj</w:t>
              <w:tab/>
              <w:t>12</w:t>
            </w:r>
          </w:hyperlink>
        </w:p>
        <w:p>
          <w:pPr>
            <w:pStyle w:val="TOC3"/>
            <w:tabs>
              <w:tab w:val="clear" w:pos="720"/>
              <w:tab w:val="right" w:pos="8786" w:leader="dot"/>
            </w:tabs>
            <w:rPr/>
          </w:pPr>
          <w:hyperlink w:anchor="__RefHeading___Toc2026_1920549070">
            <w:r>
              <w:rPr>
                <w:rStyle w:val="IndexLink"/>
              </w:rPr>
              <w:t>4.3.5. Entitet Ponuda</w:t>
              <w:tab/>
              <w:t>13</w:t>
            </w:r>
          </w:hyperlink>
        </w:p>
        <w:p>
          <w:pPr>
            <w:pStyle w:val="TOC3"/>
            <w:tabs>
              <w:tab w:val="clear" w:pos="720"/>
              <w:tab w:val="right" w:pos="8786" w:leader="dot"/>
            </w:tabs>
            <w:rPr/>
          </w:pPr>
          <w:hyperlink w:anchor="__RefHeading___Toc2028_1920549070">
            <w:r>
              <w:rPr>
                <w:rStyle w:val="IndexLink"/>
              </w:rPr>
              <w:t>4.3.6. Entitet Rezervacija</w:t>
              <w:tab/>
              <w:t>13</w:t>
            </w:r>
          </w:hyperlink>
        </w:p>
        <w:p>
          <w:pPr>
            <w:pStyle w:val="TOC3"/>
            <w:tabs>
              <w:tab w:val="clear" w:pos="720"/>
              <w:tab w:val="right" w:pos="8786" w:leader="dot"/>
            </w:tabs>
            <w:rPr/>
          </w:pPr>
          <w:hyperlink w:anchor="__RefHeading___Toc2030_1920549070">
            <w:r>
              <w:rPr>
                <w:rStyle w:val="IndexLink"/>
              </w:rPr>
              <w:t>4.3.7. Entitet Gost</w:t>
              <w:tab/>
              <w:t>14</w:t>
            </w:r>
          </w:hyperlink>
        </w:p>
        <w:p>
          <w:pPr>
            <w:pStyle w:val="TOC2"/>
            <w:tabs>
              <w:tab w:val="clear" w:pos="720"/>
              <w:tab w:val="right" w:pos="8786" w:leader="dot"/>
            </w:tabs>
            <w:rPr/>
          </w:pPr>
          <w:hyperlink w:anchor="__RefHeading___Toc2032_1920549070">
            <w:r>
              <w:rPr>
                <w:rStyle w:val="IndexLink"/>
              </w:rPr>
              <w:t>4.4. Veze u ER modelu</w:t>
              <w:tab/>
              <w:t>14</w:t>
            </w:r>
          </w:hyperlink>
        </w:p>
        <w:p>
          <w:pPr>
            <w:pStyle w:val="TOC3"/>
            <w:tabs>
              <w:tab w:val="clear" w:pos="720"/>
              <w:tab w:val="right" w:pos="8786" w:leader="dot"/>
            </w:tabs>
            <w:rPr/>
          </w:pPr>
          <w:hyperlink w:anchor="__RefHeading___Toc2034_1920549070">
            <w:r>
              <w:rPr>
                <w:rStyle w:val="IndexLink"/>
              </w:rPr>
              <w:t>4.4.1. Veza KorisnikProstor</w:t>
              <w:tab/>
              <w:t>14</w:t>
            </w:r>
          </w:hyperlink>
        </w:p>
        <w:p>
          <w:pPr>
            <w:pStyle w:val="TOC3"/>
            <w:tabs>
              <w:tab w:val="clear" w:pos="720"/>
              <w:tab w:val="right" w:pos="8786" w:leader="dot"/>
            </w:tabs>
            <w:rPr/>
          </w:pPr>
          <w:hyperlink w:anchor="__RefHeading___Toc2036_1920549070">
            <w:r>
              <w:rPr>
                <w:rStyle w:val="IndexLink"/>
              </w:rPr>
              <w:t>4.4.2. Veza ProstorTermin</w:t>
              <w:tab/>
              <w:t>15</w:t>
            </w:r>
          </w:hyperlink>
        </w:p>
        <w:p>
          <w:pPr>
            <w:pStyle w:val="TOC3"/>
            <w:tabs>
              <w:tab w:val="clear" w:pos="720"/>
              <w:tab w:val="right" w:pos="8786" w:leader="dot"/>
            </w:tabs>
            <w:rPr/>
          </w:pPr>
          <w:hyperlink w:anchor="__RefHeading___Toc2038_1920549070">
            <w:r>
              <w:rPr>
                <w:rStyle w:val="IndexLink"/>
              </w:rPr>
              <w:t>4.4.3. Veza KorisnikDogadjaj</w:t>
              <w:tab/>
              <w:t>15</w:t>
            </w:r>
          </w:hyperlink>
        </w:p>
        <w:p>
          <w:pPr>
            <w:pStyle w:val="TOC3"/>
            <w:tabs>
              <w:tab w:val="clear" w:pos="720"/>
              <w:tab w:val="right" w:pos="8786" w:leader="dot"/>
            </w:tabs>
            <w:rPr/>
          </w:pPr>
          <w:hyperlink w:anchor="__RefHeading___Toc2040_1920549070">
            <w:r>
              <w:rPr>
                <w:rStyle w:val="IndexLink"/>
              </w:rPr>
              <w:t>4.4.4. Veza KorisnikPonuda</w:t>
              <w:tab/>
              <w:t>16</w:t>
            </w:r>
          </w:hyperlink>
        </w:p>
        <w:p>
          <w:pPr>
            <w:pStyle w:val="TOC3"/>
            <w:tabs>
              <w:tab w:val="clear" w:pos="720"/>
              <w:tab w:val="right" w:pos="8786" w:leader="dot"/>
            </w:tabs>
            <w:rPr/>
          </w:pPr>
          <w:hyperlink w:anchor="__RefHeading___Toc2042_1920549070">
            <w:r>
              <w:rPr>
                <w:rStyle w:val="IndexLink"/>
              </w:rPr>
              <w:t>4.4.5. Veza DogadjajPonuda</w:t>
              <w:tab/>
              <w:t>16</w:t>
            </w:r>
          </w:hyperlink>
        </w:p>
        <w:p>
          <w:pPr>
            <w:pStyle w:val="TOC3"/>
            <w:tabs>
              <w:tab w:val="clear" w:pos="720"/>
              <w:tab w:val="right" w:pos="8786" w:leader="dot"/>
            </w:tabs>
            <w:rPr/>
          </w:pPr>
          <w:hyperlink w:anchor="__RefHeading___Toc2044_1920549070">
            <w:r>
              <w:rPr>
                <w:rStyle w:val="IndexLink"/>
              </w:rPr>
              <w:t>4.4.6. Veza seOdržava</w:t>
              <w:tab/>
              <w:t>16</w:t>
            </w:r>
          </w:hyperlink>
        </w:p>
        <w:p>
          <w:pPr>
            <w:pStyle w:val="TOC3"/>
            <w:tabs>
              <w:tab w:val="clear" w:pos="720"/>
              <w:tab w:val="right" w:pos="8786" w:leader="dot"/>
            </w:tabs>
            <w:rPr/>
          </w:pPr>
          <w:hyperlink w:anchor="__RefHeading___Toc2046_1920549070">
            <w:r>
              <w:rPr>
                <w:rStyle w:val="IndexLink"/>
              </w:rPr>
              <w:t>4.4.7. Veza JeZakazan</w:t>
              <w:tab/>
              <w:t>17</w:t>
            </w:r>
          </w:hyperlink>
        </w:p>
        <w:p>
          <w:pPr>
            <w:pStyle w:val="TOC3"/>
            <w:tabs>
              <w:tab w:val="clear" w:pos="720"/>
              <w:tab w:val="right" w:pos="8786" w:leader="dot"/>
            </w:tabs>
            <w:rPr/>
          </w:pPr>
          <w:hyperlink w:anchor="__RefHeading___Toc2048_1920549070">
            <w:r>
              <w:rPr>
                <w:rStyle w:val="IndexLink"/>
              </w:rPr>
              <w:t>4.4.8. Veza Rezervirao</w:t>
              <w:tab/>
              <w:t>17</w:t>
            </w:r>
          </w:hyperlink>
        </w:p>
        <w:p>
          <w:pPr>
            <w:pStyle w:val="TOC3"/>
            <w:tabs>
              <w:tab w:val="clear" w:pos="720"/>
              <w:tab w:val="right" w:pos="8786" w:leader="dot"/>
            </w:tabs>
            <w:rPr/>
          </w:pPr>
          <w:hyperlink w:anchor="__RefHeading___Toc2050_1920549070">
            <w:r>
              <w:rPr>
                <w:rStyle w:val="IndexLink"/>
              </w:rPr>
              <w:t>4.4.9. Veza SeOdvija</w:t>
              <w:tab/>
              <w:t>18</w:t>
            </w:r>
          </w:hyperlink>
        </w:p>
        <w:p>
          <w:pPr>
            <w:pStyle w:val="TOC3"/>
            <w:tabs>
              <w:tab w:val="clear" w:pos="720"/>
              <w:tab w:val="right" w:pos="8786" w:leader="dot"/>
            </w:tabs>
            <w:rPr/>
          </w:pPr>
          <w:hyperlink w:anchor="__RefHeading___Toc2052_1920549070">
            <w:r>
              <w:rPr>
                <w:rStyle w:val="IndexLink"/>
              </w:rPr>
              <w:t>4.4.10. Veza RezervacijaGost</w:t>
              <w:tab/>
              <w:t>18</w:t>
            </w:r>
          </w:hyperlink>
        </w:p>
        <w:p>
          <w:pPr>
            <w:pStyle w:val="TOC3"/>
            <w:tabs>
              <w:tab w:val="clear" w:pos="720"/>
              <w:tab w:val="right" w:pos="8786" w:leader="dot"/>
            </w:tabs>
            <w:rPr/>
          </w:pPr>
          <w:hyperlink w:anchor="__RefHeading___Toc4129_723378845">
            <w:r>
              <w:rPr>
                <w:rStyle w:val="IndexLink"/>
              </w:rPr>
              <w:t>4.4.11. ENUM tablice</w:t>
              <w:tab/>
              <w:t>19</w:t>
            </w:r>
          </w:hyperlink>
        </w:p>
        <w:p>
          <w:pPr>
            <w:pStyle w:val="TOC1"/>
            <w:tabs>
              <w:tab w:val="clear" w:pos="720"/>
              <w:tab w:val="right" w:pos="8786" w:leader="dot"/>
            </w:tabs>
            <w:rPr/>
          </w:pPr>
          <w:hyperlink w:anchor="__RefHeading___Toc4133_723378845">
            <w:r>
              <w:rPr>
                <w:rStyle w:val="IndexLink"/>
              </w:rPr>
              <w:t>5. Implementacija i korisničko sučelje</w:t>
              <w:tab/>
              <w:t>21</w:t>
            </w:r>
          </w:hyperlink>
        </w:p>
        <w:p>
          <w:pPr>
            <w:pStyle w:val="TOC2"/>
            <w:tabs>
              <w:tab w:val="clear" w:pos="720"/>
              <w:tab w:val="right" w:pos="8786" w:leader="dot"/>
            </w:tabs>
            <w:rPr/>
          </w:pPr>
          <w:hyperlink w:anchor="__RefHeading___Toc4135_723378845">
            <w:r>
              <w:rPr>
                <w:rStyle w:val="IndexLink"/>
              </w:rPr>
              <w:t>5.1. Korišteni alati i tehnologije.</w:t>
              <w:tab/>
              <w:t>21</w:t>
            </w:r>
          </w:hyperlink>
        </w:p>
        <w:p>
          <w:pPr>
            <w:pStyle w:val="TOC2"/>
            <w:tabs>
              <w:tab w:val="clear" w:pos="720"/>
              <w:tab w:val="right" w:pos="8786" w:leader="dot"/>
            </w:tabs>
            <w:rPr/>
          </w:pPr>
          <w:hyperlink w:anchor="__RefHeading___Toc4137_723378845">
            <w:r>
              <w:rPr>
                <w:rStyle w:val="IndexLink"/>
              </w:rPr>
              <w:t>5.2. Korisničke upute</w:t>
              <w:tab/>
              <w:t>21</w:t>
            </w:r>
          </w:hyperlink>
        </w:p>
        <w:p>
          <w:pPr>
            <w:pStyle w:val="TOC2"/>
            <w:tabs>
              <w:tab w:val="clear" w:pos="720"/>
              <w:tab w:val="right" w:pos="8786" w:leader="dot"/>
            </w:tabs>
            <w:rPr/>
          </w:pPr>
          <w:hyperlink w:anchor="__RefHeading___Toc2054_1920549070">
            <w:r>
              <w:rPr>
                <w:rStyle w:val="IndexLink"/>
              </w:rPr>
              <w:t>5.3. Organizator</w:t>
              <w:tab/>
              <w:t>22</w:t>
            </w:r>
          </w:hyperlink>
        </w:p>
        <w:p>
          <w:pPr>
            <w:pStyle w:val="TOC2"/>
            <w:tabs>
              <w:tab w:val="clear" w:pos="720"/>
              <w:tab w:val="right" w:pos="8786" w:leader="dot"/>
            </w:tabs>
            <w:rPr/>
          </w:pPr>
          <w:hyperlink w:anchor="__RefHeading___Toc4141_723378845">
            <w:r>
              <w:rPr>
                <w:rStyle w:val="IndexLink"/>
              </w:rPr>
              <w:t>5.4. Kupac</w:t>
              <w:tab/>
              <w:t>30</w:t>
            </w:r>
          </w:hyperlink>
        </w:p>
        <w:p>
          <w:pPr>
            <w:pStyle w:val="TOC1"/>
            <w:tabs>
              <w:tab w:val="clear" w:pos="720"/>
              <w:tab w:val="right" w:pos="8786" w:leader="dot"/>
            </w:tabs>
            <w:rPr/>
          </w:pPr>
          <w:hyperlink w:anchor="__RefHeading___Toc4143_723378845">
            <w:r>
              <w:rPr>
                <w:rStyle w:val="IndexLink"/>
              </w:rPr>
              <w:t>6. Moguće promjene i nadogradnje sustava</w:t>
              <w:tab/>
              <w:t>35</w:t>
            </w:r>
          </w:hyperlink>
        </w:p>
        <w:p>
          <w:pPr>
            <w:pStyle w:val="TOC1"/>
            <w:tabs>
              <w:tab w:val="clear" w:pos="720"/>
              <w:tab w:val="right" w:pos="8786" w:leader="dot"/>
            </w:tabs>
            <w:rPr/>
          </w:pPr>
          <w:hyperlink w:anchor="__RefHeading___Toc23263739">
            <w:r>
              <w:rPr>
                <w:rStyle w:val="IndexLink"/>
              </w:rPr>
              <w:t>Zaključak</w:t>
              <w:tab/>
              <w:t>36</w:t>
            </w:r>
          </w:hyperlink>
        </w:p>
        <w:p>
          <w:pPr>
            <w:pStyle w:val="TOC1"/>
            <w:tabs>
              <w:tab w:val="clear" w:pos="720"/>
              <w:tab w:val="right" w:pos="8786" w:leader="dot"/>
            </w:tabs>
            <w:rPr/>
          </w:pPr>
          <w:hyperlink w:anchor="__RefHeading___Toc23263740">
            <w:r>
              <w:rPr>
                <w:rStyle w:val="IndexLink"/>
              </w:rPr>
              <w:t>Literatura</w:t>
              <w:tab/>
              <w:t>37</w:t>
            </w:r>
          </w:hyperlink>
        </w:p>
        <w:p>
          <w:pPr>
            <w:pStyle w:val="TOC1"/>
            <w:tabs>
              <w:tab w:val="clear" w:pos="720"/>
              <w:tab w:val="right" w:pos="8786" w:leader="dot"/>
            </w:tabs>
            <w:rPr/>
          </w:pPr>
          <w:hyperlink w:anchor="__RefHeading___Toc2056_1920549070">
            <w:r>
              <w:rPr>
                <w:rStyle w:val="IndexLink"/>
              </w:rPr>
              <w:t>Sažetak</w:t>
              <w:tab/>
              <w:t>39</w:t>
            </w:r>
          </w:hyperlink>
        </w:p>
        <w:p>
          <w:pPr>
            <w:pStyle w:val="TOC1"/>
            <w:tabs>
              <w:tab w:val="clear" w:pos="720"/>
              <w:tab w:val="right" w:pos="8786" w:leader="dot"/>
            </w:tabs>
            <w:rPr/>
          </w:pPr>
          <w:hyperlink w:anchor="__RefHeading___Toc23263742">
            <w:r>
              <w:rPr>
                <w:rStyle w:val="IndexLink"/>
              </w:rPr>
              <w:t>Summary</w:t>
              <w:tab/>
              <w:t>40</w:t>
            </w:r>
          </w:hyperlink>
          <w:r>
            <w:rPr>
              <w:rStyle w:val="IndexLink"/>
            </w:rPr>
            <w:fldChar w:fldCharType="end"/>
          </w:r>
        </w:p>
      </w:sdtContent>
    </w:sdt>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TOCHeading"/>
        <w:rPr/>
      </w:pPr>
      <w:r>
        <w:rPr/>
      </w:r>
    </w:p>
    <w:p>
      <w:pPr>
        <w:pStyle w:val="Heading1"/>
        <w:numPr>
          <w:ilvl w:val="0"/>
          <w:numId w:val="0"/>
        </w:numPr>
        <w:ind w:hanging="0" w:start="0"/>
        <w:rPr/>
      </w:pPr>
      <w:bookmarkStart w:id="1" w:name="__RefHeading___Toc23263729"/>
      <w:bookmarkEnd w:id="1"/>
      <w:r>
        <w:rPr/>
        <w:t>Uvod</w:t>
      </w:r>
    </w:p>
    <w:p>
      <w:pPr>
        <w:pStyle w:val="BodyText"/>
        <w:rPr/>
      </w:pPr>
      <w:r>
        <w:rPr/>
        <w:t>Tijekom posljednjih godina tržište turističkih rezervacija i iznajmljivanja nekretnina doživjelo je značajan porast, ponajprije zahvaljujući ubrzanoj digitalizaciji. Digitalni alati znatno su pojednostavili procese upravljanja rezervacijama te unaprijedili komunikaciju između korisnika i pružatelja usluga. Sustavi za upravljanje rezervacijama danas predstavljaju ključan alat za subjekte u tercijarnom gospodarskom sektoru.</w:t>
      </w:r>
    </w:p>
    <w:p>
      <w:pPr>
        <w:pStyle w:val="BodyText"/>
        <w:rPr/>
      </w:pPr>
      <w:r>
        <w:rPr/>
        <w:t>Osim u turizmu, sustavi za rezervaciju sve se češće koriste i u kontekstu kulturnih, glazbenih i društvenih događanja. Organizatori koncerata i drugih javnih okupljanja suočavaju se s potrebom za učinkovitom logistikom i transparentnim vođenjem evidencije posjetitelja, kako bi omogućili optimalnu prodaju ulaznica i kvalitetno upravljanje događajem.</w:t>
      </w:r>
    </w:p>
    <w:p>
      <w:pPr>
        <w:pStyle w:val="BodyText"/>
        <w:rPr/>
      </w:pPr>
      <w:r>
        <w:rPr/>
        <w:t>Upravo tim izazovima bavi se aplikacija opisana u ovom radu, koja je namijenjena organizaciji manjih, lokalnih događanja i proslava. Cilj aplikacije je omogućiti organizatorima jednostavnije upravljanje prijavama i evidencijom sudionika, dok korisnicima pruža pregledno i brzo iskustvo rezervacije.</w:t>
      </w:r>
    </w:p>
    <w:p>
      <w:pPr>
        <w:pStyle w:val="BodyText"/>
        <w:rPr/>
      </w:pPr>
      <w:r>
        <w:rPr/>
        <w:t>U ovom radu prikazat će se funkcionalnosti postojećih aplikacija koje djeluju u domeni organizacije događaja i rezervacije termina, s ciljem identificiranja njihovih prednosti i ograničenja. Na temelju uočenih potreba korisnika i mogućnosti za poboljšanje postojećih rješenja, definirani su ciljevi razvojnog projekta. U nastavku su detaljno opisani funkcionalni i nefunkcionalni zahtjevi sustava, arhitektonski pristup, dizajn te implementacija rješenja. Na kraju rada iznose se zaključci o postignutim rezultatima, kao i prijedlozi za moguća unapr</w:t>
      </w:r>
      <w:r>
        <w:rPr/>
        <w:t>i</w:t>
      </w:r>
      <w:r>
        <w:rPr/>
        <w:t>jeđenja i proširenja sustava.</w:t>
      </w:r>
    </w:p>
    <w:p>
      <w:pPr>
        <w:pStyle w:val="Normal"/>
        <w:rPr/>
      </w:pPr>
      <w:r>
        <w:rPr/>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Airbnb je globalna platforma koja se koristi za kratkoročni najam smještaja, a sve češće i za organizaciju manjih događanja poput proslava, okupljanja i „team-buildinga”. Korištenje platforme omogućuje korisnicima velik izbor objekata poput vila i kuća koje često imaju dodatne sadržaje poput bazena, roštilja i prostranih okućnica pogodnih za razna događanja. Komunikacija između korisnika i iznajmljivača odvija se izravno 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event-industriju.[15]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Njuškalo.hr/nekretnine</w:t>
      </w:r>
    </w:p>
    <w:p>
      <w:pPr>
        <w:pStyle w:val="Normal"/>
        <w:rPr/>
      </w:pPr>
      <w:r>
        <w:rPr/>
        <w:t xml:space="preserve">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w:t>
      </w:r>
      <w:r>
        <w:rPr/>
        <w:t>elektroničke pošte</w:t>
      </w:r>
      <w:r>
        <w:rPr/>
        <w:t xml:space="preserve">.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w:t>
      </w:r>
      <w:r>
        <w:rPr/>
        <w:t>pretraživati</w:t>
      </w:r>
      <w:r>
        <w:rPr/>
        <w:t xml:space="preserve">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 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BodyText"/>
        <w:rPr/>
      </w:pPr>
      <w:r>
        <w:rPr/>
        <w:t xml:space="preserve">U ovom dijelu poglavlja opisana je osnovna logika rada aplikacije koja uključuje dvije ključne korisničke uloge: </w:t>
      </w:r>
      <w:r>
        <w:rPr>
          <w:rStyle w:val="Strong"/>
        </w:rPr>
        <w:t>organizatora</w:t>
      </w:r>
      <w:r>
        <w:rPr/>
        <w:t xml:space="preserve"> i </w:t>
      </w:r>
      <w:r>
        <w:rPr>
          <w:rStyle w:val="Strong"/>
        </w:rPr>
        <w:t>kupca</w:t>
      </w:r>
      <w:r>
        <w:rPr/>
        <w:t>. Organizatori predstavljaju korisnike upoznate s industrijom zabave i najma nekretnina, a koji svoje znanje i iskustvo koriste za planiranje i realizaciju različitih vrsta događanja. S druge strane, kupci su korisnici koji imaju potrebu za organizacijom privatne proslave ili događaja, ali ne raspolažu vremenom, znanjem ili iskustvom potrebnim za samostalno planiranje.</w:t>
      </w:r>
    </w:p>
    <w:p>
      <w:pPr>
        <w:pStyle w:val="BodyText"/>
        <w:rPr/>
      </w:pPr>
      <w:r>
        <w:rPr/>
        <w:t xml:space="preserve">Organizatori unutar sustava definiraju događaje pružajući informacije o prostoru, ponudama (npr. </w:t>
      </w:r>
      <w:r>
        <w:rPr/>
        <w:t>hrana, piće</w:t>
      </w:r>
      <w:r>
        <w:rPr/>
        <w:t>, dekoracije, osoblje), dostupnim terminima i ukupnoj cijeni, pri čemu cijena uključuje i odgovarajuću organizacijsku naknadu. Kupci pretražuju i odabiru odgovarajući događaj na temelju vlastitih kriterija, unose popis gostiju te pristupaju postupku rezervacije.</w:t>
      </w:r>
    </w:p>
    <w:p>
      <w:pPr>
        <w:pStyle w:val="BodyText"/>
        <w:rPr/>
      </w:pPr>
      <w:r>
        <w:rPr/>
        <w:t>Sustav uključuje i mehanizam otkaznog roka: rezervacija mora biti potvrđena uplatom unutar zadanog vremenskog perioda. U slučaju neizvršene uplate unutar otkaznog roka, sustav automatski otkazuje rezervaciju.</w:t>
      </w:r>
    </w:p>
    <w:p>
      <w:pPr>
        <w:pStyle w:val="Heading2"/>
        <w:rPr/>
      </w:pPr>
      <w:bookmarkStart w:id="9" w:name="__RefHeading___Toc4103_723378845"/>
      <w:bookmarkEnd w:id="9"/>
      <w:r>
        <w:rPr/>
        <w:t>Funkcionalni zahtjevi</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 xml:space="preserve">Može dodavati termine za postojeći prostor </w:t>
      </w:r>
      <w:r>
        <w:rPr>
          <w:lang w:val="hr-HR"/>
        </w:rPr>
        <w:t>po odabranom predlošku</w:t>
      </w:r>
      <w:r>
        <w:rPr>
          <w:lang w:val="hr-HR"/>
        </w:rPr>
        <w:t xml:space="preserve">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w:t>
      </w:r>
      <w:r>
        <w:rPr/>
        <w:t>r</w:t>
      </w:r>
      <w:r>
        <w:rPr/>
        <w:t>i</w:t>
      </w:r>
      <w:r>
        <w:rPr/>
        <w:t>j</w:t>
      </w:r>
      <w:r>
        <w:rPr/>
        <w:t>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r>
      <w:r>
        <mc:AlternateContent>
          <mc:Choice Requires="wps">
            <w:drawing>
              <wp:anchor behindDoc="0" distT="0" distB="0" distL="0" distR="0" simplePos="0" locked="0" layoutInCell="0" allowOverlap="1" relativeHeight="52">
                <wp:simplePos x="0" y="0"/>
                <wp:positionH relativeFrom="column">
                  <wp:posOffset>533400</wp:posOffset>
                </wp:positionH>
                <wp:positionV relativeFrom="paragraph">
                  <wp:posOffset>-189865</wp:posOffset>
                </wp:positionV>
                <wp:extent cx="4260215" cy="3230245"/>
                <wp:effectExtent l="0" t="0" r="0" b="0"/>
                <wp:wrapSquare wrapText="largest"/>
                <wp:docPr id="1" name="Frame1"/>
                <a:graphic xmlns:a="http://schemas.openxmlformats.org/drawingml/2006/main">
                  <a:graphicData uri="http://schemas.microsoft.com/office/word/2010/wordprocessingShape">
                    <wps:wsp>
                      <wps:cNvSpPr txBox="1"/>
                      <wps:spPr>
                        <a:xfrm>
                          <a:off x="0" y="0"/>
                          <a:ext cx="4260215" cy="3230245"/>
                        </a:xfrm>
                        <a:prstGeom prst="rect"/>
                        <a:solidFill>
                          <a:srgbClr val="FFFFFF"/>
                        </a:solidFill>
                      </wps:spPr>
                      <wps:txbx>
                        <w:txbxContent>
                          <w:p>
                            <w:pPr>
                              <w:pStyle w:val="Sl"/>
                              <w:spacing w:before="120" w:after="120"/>
                              <w:rPr/>
                            </w:pPr>
                            <w:bookmarkStart w:id="12" w:name="Ref_Sl.0_label_and_number"/>
                            <w:r>
                              <w:rPr/>
                              <w:drawing>
                                <wp:inline distT="0" distB="0" distL="0" distR="0">
                                  <wp:extent cx="4260215" cy="2814955"/>
                                  <wp:effectExtent l="0" t="0" r="0" b="0"/>
                                  <wp:docPr id="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2"/>
                            <w:r>
                              <w:rPr/>
                              <w:t xml:space="preserve"> </w:t>
                            </w:r>
                            <w:r>
                              <w:rPr/>
                              <w:t>Arhitektura sustava</w:t>
                            </w:r>
                          </w:p>
                        </w:txbxContent>
                      </wps:txbx>
                      <wps:bodyPr anchor="t" lIns="0" tIns="0" rIns="0" bIns="0">
                        <a:noAutofit/>
                      </wps:bodyPr>
                    </wps:wsp>
                  </a:graphicData>
                </a:graphic>
              </wp:anchor>
            </w:drawing>
          </mc:Choice>
          <mc:Fallback>
            <w:pict>
              <v:rect style="position:absolute;rotation:-0;width:335.45pt;height:254.35pt;mso-wrap-distance-left:0pt;mso-wrap-distance-right:0pt;mso-wrap-distance-top:0pt;mso-wrap-distance-bottom:0pt;margin-top:-14.95pt;mso-position-vertical-relative:text;margin-left:42pt;mso-position-horizontal-relative:text">
                <v:textbox inset="0in,0in,0in,0in">
                  <w:txbxContent>
                    <w:p>
                      <w:pPr>
                        <w:pStyle w:val="Sl"/>
                        <w:spacing w:before="120" w:after="120"/>
                        <w:rPr/>
                      </w:pPr>
                      <w:bookmarkStart w:id="13" w:name="Ref_Sl.0_label_and_number"/>
                      <w:r>
                        <w:rPr/>
                        <w:drawing>
                          <wp:inline distT="0" distB="0" distL="0" distR="0">
                            <wp:extent cx="4260215" cy="2814955"/>
                            <wp:effectExtent l="0" t="0" r="0" b="0"/>
                            <wp:docPr id="3"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0" descr="" title=""/>
                                    <pic:cNvPicPr>
                                      <a:picLocks noChangeAspect="1" noChangeArrowheads="1"/>
                                    </pic:cNvPicPr>
                                  </pic:nvPicPr>
                                  <pic:blipFill>
                                    <a:blip r:embed="rId10"/>
                                    <a:stretch>
                                      <a:fillRect/>
                                    </a:stretch>
                                  </pic:blipFill>
                                  <pic:spPr bwMode="auto">
                                    <a:xfrm>
                                      <a:off x="0" y="0"/>
                                      <a:ext cx="4260215" cy="28149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4.1</w:t>
                      </w:r>
                      <w:r>
                        <w:rPr/>
                        <w:fldChar w:fldCharType="end"/>
                      </w:r>
                      <w:bookmarkEnd w:id="13"/>
                      <w:r>
                        <w:rPr/>
                        <w:t xml:space="preserve"> </w:t>
                      </w:r>
                      <w:r>
                        <w:rPr/>
                        <w:t>Arhitektura sustava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w:t>
      </w:r>
      <w:r>
        <w:rPr/>
        <w:t>(</w:t>
      </w:r>
      <w:r>
        <w:rPr/>
        <w:fldChar w:fldCharType="begin"/>
      </w:r>
      <w:r>
        <w:rPr/>
        <w:instrText xml:space="preserve"> REF Ref_Sl.0_label_and_number \h </w:instrText>
      </w:r>
      <w:r>
        <w:rPr/>
        <w:fldChar w:fldCharType="separate"/>
      </w:r>
      <w:r>
        <w:rPr/>
        <w:t>Sl. 4.1</w:t>
      </w:r>
      <w:r>
        <w:rPr/>
        <w:fldChar w:fldCharType="end"/>
      </w:r>
      <w:r>
        <w:rPr/>
        <w:t>)</w:t>
      </w:r>
      <w:r>
        <w:rPr/>
        <w:t xml:space="preserve">.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4" w:name="__RefHeading___Toc4109_723378845"/>
      <w:bookmarkEnd w:id="14"/>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w:t>
      </w:r>
      <w:r>
        <w:rPr/>
        <w:t>responzivno</w:t>
      </w:r>
      <w:r>
        <w:rPr/>
        <w:t xml:space="preserve">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Heading2"/>
        <w:rPr/>
      </w:pPr>
      <w:bookmarkStart w:id="15" w:name="__RefHeading___Toc4111_723378845"/>
      <w:bookmarkEnd w:id="15"/>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w:t>
      </w:r>
      <w:r>
        <w:rPr/>
        <w:t>otklanjanje pogrešaka</w:t>
      </w:r>
      <w:r>
        <w:rPr/>
        <w:t xml:space="preserv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6" w:name="__RefHeading___Toc4113_723378845"/>
      <w:bookmarkEnd w:id="16"/>
      <w:r>
        <w:rPr/>
        <w:t>Model Baze podataka</w:t>
      </w:r>
    </w:p>
    <w:p>
      <w:pPr>
        <w:pStyle w:val="Caption"/>
        <w:jc w:val="center"/>
        <w:rPr/>
      </w:pPr>
      <w:ins w:id="0" w:author="Unknown Author" w:date="2025-06-20T17:55:30Z">
        <w:r>
          <w:rPr/>
        </w:r>
      </w:ins>
      <w:r>
        <mc:AlternateContent>
          <mc:Choice Requires="wps">
            <w:drawing>
              <wp:inline distT="0" distB="0" distL="0" distR="0">
                <wp:extent cx="5579745" cy="3851275"/>
                <wp:effectExtent l="0" t="0" r="0" b="0"/>
                <wp:docPr id="4" name="Frame2"/>
                <a:graphic xmlns:a="http://schemas.openxmlformats.org/drawingml/2006/main">
                  <a:graphicData uri="http://schemas.microsoft.com/office/word/2010/wordprocessingShape">
                    <wps:wsp>
                      <wps:cNvSpPr txBox="1"/>
                      <wps:spPr>
                        <a:xfrm>
                          <a:off x="0" y="0"/>
                          <a:ext cx="5579745" cy="3851275"/>
                        </a:xfrm>
                        <a:prstGeom prst="rect"/>
                        <a:solidFill>
                          <a:srgbClr val="FFFFFF"/>
                        </a:solidFill>
                      </wps:spPr>
                      <wps:txbx>
                        <w:txbxContent>
                          <w:p>
                            <w:pPr>
                              <w:pStyle w:val="Sl"/>
                              <w:spacing w:before="120" w:after="120"/>
                              <w:rPr/>
                            </w:pPr>
                            <w:bookmarkStart w:id="17" w:name="Ref_Sl.1_label_and_number"/>
                            <w:r>
                              <w:rPr/>
                              <w:drawing>
                                <wp:inline distT="0" distB="0" distL="0" distR="0">
                                  <wp:extent cx="5579745" cy="351218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11"/>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7"/>
                            <w:r>
                              <w:rPr/>
                              <w:t xml:space="preserve"> </w:t>
                            </w:r>
                            <w:r>
                              <w:rPr/>
                              <w:t>ER Model</w:t>
                            </w:r>
                          </w:p>
                        </w:txbxContent>
                      </wps:txbx>
                      <wps:bodyPr anchor="t" lIns="0" tIns="0" rIns="0" bIns="0">
                        <a:noAutofit/>
                      </wps:bodyPr>
                    </wps:wsp>
                  </a:graphicData>
                </a:graphic>
              </wp:inline>
            </w:drawing>
          </mc:Choice>
          <mc:Fallback>
            <w:pict>
              <v:rect style="position:absolute;rotation:-0;width:439.35pt;height:303.25pt;mso-wrap-distance-left:0pt;mso-wrap-distance-right:0pt;mso-wrap-distance-top:0pt;mso-wrap-distance-bottom:0pt;margin-top:-303.25pt;mso-position-vertical:top;mso-position-vertical-relative:text;margin-left:0pt;mso-position-horizontal:center;mso-position-horizontal-relative:text">
                <v:textbox inset="0in,0in,0in,0in">
                  <w:txbxContent>
                    <w:p>
                      <w:pPr>
                        <w:pStyle w:val="Sl"/>
                        <w:spacing w:before="120" w:after="120"/>
                        <w:rPr/>
                      </w:pPr>
                      <w:bookmarkStart w:id="18" w:name="Ref_Sl.1_label_and_number"/>
                      <w:r>
                        <w:rPr/>
                        <w:drawing>
                          <wp:inline distT="0" distB="0" distL="0" distR="0">
                            <wp:extent cx="5579745" cy="3512185"/>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12"/>
                                    <a:stretch>
                                      <a:fillRect/>
                                    </a:stretch>
                                  </pic:blipFill>
                                  <pic:spPr bwMode="auto">
                                    <a:xfrm>
                                      <a:off x="0" y="0"/>
                                      <a:ext cx="5579745" cy="351218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4.2</w:t>
                      </w:r>
                      <w:r>
                        <w:rPr/>
                        <w:fldChar w:fldCharType="end"/>
                      </w:r>
                      <w:bookmarkEnd w:id="18"/>
                      <w:r>
                        <w:rPr/>
                        <w:t xml:space="preserve"> </w:t>
                      </w:r>
                      <w:r>
                        <w:rPr/>
                        <w:t>ER Model</w:t>
                      </w:r>
                    </w:p>
                  </w:txbxContent>
                </v:textbox>
                <w10:wrap type="square" side="largest"/>
              </v:rect>
            </w:pict>
          </mc:Fallback>
        </mc:AlternateContent>
      </w:r>
    </w:p>
    <w:p>
      <w:pPr>
        <w:pStyle w:val="Caption"/>
        <w:jc w:val="center"/>
        <w:rPr/>
      </w:pPr>
      <w:r>
        <w:rPr/>
      </w:r>
    </w:p>
    <w:p>
      <w:pPr>
        <w:pStyle w:val="BodyText"/>
        <w:rPr/>
      </w:pPr>
      <w:r>
        <w:rPr/>
        <w:t xml:space="preserve">U ovom poglavlju ćemo predstaviti ER model, njegovu </w:t>
      </w:r>
      <w:r>
        <w:rPr/>
        <w:t>strukturu</w:t>
      </w:r>
      <w:r>
        <w:rPr/>
        <w:t xml:space="preserve"> (</w:t>
      </w:r>
      <w:r>
        <w:rPr/>
        <w:fldChar w:fldCharType="begin"/>
      </w:r>
      <w:r>
        <w:rPr/>
        <w:instrText xml:space="preserve"> REF Ref_Sl.1_label_and_number \h </w:instrText>
      </w:r>
      <w:r>
        <w:rPr/>
        <w:fldChar w:fldCharType="separate"/>
      </w:r>
      <w:r>
        <w:rPr/>
        <w:t>Sl. 4.2</w:t>
      </w:r>
      <w:r>
        <w:rPr/>
        <w:fldChar w:fldCharType="end"/>
      </w:r>
      <w:r>
        <w:rPr/>
        <w:t>) i njegove entitete i veze.</w:t>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Heading3"/>
        <w:ind w:hanging="0" w:start="0"/>
        <w:rPr/>
      </w:pPr>
      <w:bookmarkStart w:id="19" w:name="__RefHeading___Toc2018_1920549070"/>
      <w:bookmarkEnd w:id="19"/>
      <w:r>
        <w:rPr/>
        <w:t xml:space="preserve">Entitet </w:t>
      </w:r>
      <w:r>
        <w:rPr>
          <w:rStyle w:val="Strong"/>
          <w:b/>
          <w:bCs/>
        </w:rPr>
        <w:t>Korisnik</w:t>
      </w:r>
    </w:p>
    <w:p>
      <w:pPr>
        <w:pStyle w:val="BodyText"/>
        <w:rPr/>
      </w:pPr>
      <w:r>
        <w:rPr/>
        <w:t xml:space="preserve">Entitet </w:t>
      </w:r>
      <w:r>
        <w:rPr>
          <w:rStyle w:val="SourceText"/>
        </w:rPr>
        <w:t>Korisnik</w:t>
      </w:r>
      <w:r>
        <w:rPr/>
        <w:t xml:space="preserve"> pohranjuje sve podatke o korisnicima sustava. Svaki korisnik može imati ulogu organizatora ili kupca </w:t>
      </w:r>
      <w:r>
        <w:rPr/>
        <w:t>(</w:t>
      </w:r>
      <w:r>
        <w:rPr/>
        <w:fldChar w:fldCharType="begin"/>
      </w:r>
      <w:r>
        <w:rPr/>
        <w:instrText xml:space="preserve"> REF Ref_Tablica0_label_and_number \h </w:instrText>
      </w:r>
      <w:r>
        <w:rPr/>
        <w:fldChar w:fldCharType="separate"/>
      </w:r>
      <w:r>
        <w:rPr/>
        <w:t>Tablica 4.1</w:t>
      </w:r>
      <w:r>
        <w:rPr/>
        <w:fldChar w:fldCharType="end"/>
      </w:r>
      <w:r>
        <w:rPr/>
        <w:t>).</w:t>
      </w:r>
    </w:p>
    <w:p>
      <w:pPr>
        <w:pStyle w:val="BodyText"/>
        <w:rPr/>
      </w:pPr>
      <w:r>
        <w:rPr>
          <w:rStyle w:val="Strong"/>
          <w:b w:val="false"/>
          <w:bCs w:val="false"/>
        </w:rPr>
        <w:t>PK = {idKorisnik}</w:t>
      </w:r>
    </w:p>
    <w:p>
      <w:pPr>
        <w:pStyle w:val="Tablica"/>
        <w:keepNext w:val="true"/>
        <w:rPr/>
      </w:pPr>
      <w:bookmarkStart w:id="20" w:name="Ref_Tablica0_label_and_number"/>
      <w:r>
        <w:rPr/>
        <w:t xml:space="preserve">Tablica </w:t>
      </w:r>
      <w:r>
        <w:rPr/>
        <w:fldChar w:fldCharType="begin"/>
      </w:r>
      <w:r>
        <w:rPr/>
        <w:instrText xml:space="preserve"> SEQ Tablica \* ARABIC </w:instrText>
      </w:r>
      <w:r>
        <w:rPr/>
        <w:fldChar w:fldCharType="separate"/>
      </w:r>
      <w:r>
        <w:rPr/>
        <w:t>4.1</w:t>
      </w:r>
      <w:r>
        <w:rPr/>
        <w:fldChar w:fldCharType="end"/>
      </w:r>
      <w:bookmarkEnd w:id="20"/>
      <w:r>
        <w:rPr/>
        <w:t xml:space="preserve"> </w:t>
      </w:r>
      <w:r>
        <w:rPr/>
        <w:t>Entiet Korisnik</w:t>
      </w:r>
    </w:p>
    <w:tbl>
      <w:tblPr>
        <w:tblW w:w="7677" w:type="dxa"/>
        <w:jc w:val="start"/>
        <w:tblInd w:w="0" w:type="dxa"/>
        <w:tblLayout w:type="fixed"/>
        <w:tblCellMar>
          <w:top w:w="28" w:type="dxa"/>
          <w:start w:w="28" w:type="dxa"/>
          <w:bottom w:w="28" w:type="dxa"/>
          <w:end w:w="28" w:type="dxa"/>
        </w:tblCellMar>
      </w:tblPr>
      <w:tblGrid>
        <w:gridCol w:w="1650"/>
        <w:gridCol w:w="3097"/>
        <w:gridCol w:w="2930"/>
      </w:tblGrid>
      <w:tr>
        <w:trPr>
          <w:tblHeader w:val="true"/>
        </w:trPr>
        <w:tc>
          <w:tcPr>
            <w:tcW w:w="1650" w:type="dxa"/>
            <w:tcBorders/>
            <w:vAlign w:val="center"/>
          </w:tcPr>
          <w:p>
            <w:pPr>
              <w:pStyle w:val="TableHeading"/>
              <w:spacing w:before="120" w:after="60"/>
              <w:jc w:val="center"/>
              <w:rPr/>
            </w:pPr>
            <w:r>
              <w:rPr/>
              <w:t>Atribut</w:t>
            </w:r>
          </w:p>
        </w:tc>
        <w:tc>
          <w:tcPr>
            <w:tcW w:w="3097" w:type="dxa"/>
            <w:tcBorders/>
            <w:vAlign w:val="center"/>
          </w:tcPr>
          <w:p>
            <w:pPr>
              <w:pStyle w:val="TableHeading"/>
              <w:spacing w:before="120" w:after="60"/>
              <w:jc w:val="center"/>
              <w:rPr/>
            </w:pPr>
            <w:r>
              <w:rPr/>
              <w:t>Opis</w:t>
            </w:r>
          </w:p>
        </w:tc>
        <w:tc>
          <w:tcPr>
            <w:tcW w:w="2930"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idKorisnik</w:t>
            </w:r>
          </w:p>
        </w:tc>
        <w:tc>
          <w:tcPr>
            <w:tcW w:w="3097" w:type="dxa"/>
            <w:tcBorders/>
            <w:vAlign w:val="center"/>
          </w:tcPr>
          <w:p>
            <w:pPr>
              <w:pStyle w:val="TableContents"/>
              <w:widowControl w:val="false"/>
              <w:suppressLineNumbers/>
              <w:spacing w:before="120" w:after="60"/>
              <w:rPr/>
            </w:pPr>
            <w:r>
              <w:rPr/>
              <w:t>Identifikator korisnika</w:t>
            </w:r>
          </w:p>
        </w:tc>
        <w:tc>
          <w:tcPr>
            <w:tcW w:w="2930"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97" w:type="dxa"/>
            <w:tcBorders/>
            <w:vAlign w:val="center"/>
          </w:tcPr>
          <w:p>
            <w:pPr>
              <w:pStyle w:val="TableContents"/>
              <w:widowControl w:val="false"/>
              <w:suppressLineNumbers/>
              <w:spacing w:before="120" w:after="60"/>
              <w:rPr/>
            </w:pPr>
            <w:r>
              <w:rPr/>
              <w:t>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97" w:type="dxa"/>
            <w:tcBorders/>
            <w:vAlign w:val="center"/>
          </w:tcPr>
          <w:p>
            <w:pPr>
              <w:pStyle w:val="TableContents"/>
              <w:widowControl w:val="false"/>
              <w:suppressLineNumbers/>
              <w:spacing w:before="120" w:after="60"/>
              <w:rPr/>
            </w:pPr>
            <w:r>
              <w:rPr/>
              <w:t>Prezime korisnika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97" w:type="dxa"/>
            <w:tcBorders/>
            <w:vAlign w:val="center"/>
          </w:tcPr>
          <w:p>
            <w:pPr>
              <w:pStyle w:val="TableContents"/>
              <w:widowControl w:val="false"/>
              <w:suppressLineNumbers/>
              <w:spacing w:before="120" w:after="60"/>
              <w:rPr/>
            </w:pPr>
            <w:r>
              <w:rPr/>
              <w:t>Email adresa</w:t>
            </w:r>
          </w:p>
        </w:tc>
        <w:tc>
          <w:tcPr>
            <w:tcW w:w="2930"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uloga</w:t>
            </w:r>
          </w:p>
        </w:tc>
        <w:tc>
          <w:tcPr>
            <w:tcW w:w="3097" w:type="dxa"/>
            <w:tcBorders/>
            <w:vAlign w:val="center"/>
          </w:tcPr>
          <w:p>
            <w:pPr>
              <w:pStyle w:val="TableContents"/>
              <w:widowControl w:val="false"/>
              <w:suppressLineNumbers/>
              <w:spacing w:before="120" w:after="60"/>
              <w:rPr/>
            </w:pPr>
            <w:r>
              <w:rPr/>
              <w:t>Uloga korisnika</w:t>
            </w:r>
          </w:p>
        </w:tc>
        <w:tc>
          <w:tcPr>
            <w:tcW w:w="2930" w:type="dxa"/>
            <w:tcBorders/>
            <w:vAlign w:val="center"/>
          </w:tcPr>
          <w:p>
            <w:pPr>
              <w:pStyle w:val="TableContents"/>
              <w:spacing w:before="120" w:after="60"/>
              <w:rPr/>
            </w:pPr>
            <w:r>
              <w:rPr/>
              <w:t>uloga_enum</w:t>
            </w:r>
          </w:p>
        </w:tc>
      </w:tr>
    </w:tbl>
    <w:p>
      <w:pPr>
        <w:pStyle w:val="HorizontalLine"/>
        <w:rPr/>
      </w:pPr>
      <w:r>
        <w:rPr/>
      </w:r>
    </w:p>
    <w:p>
      <w:pPr>
        <w:pStyle w:val="Heading3"/>
        <w:ind w:hanging="0" w:start="0"/>
        <w:rPr/>
      </w:pPr>
      <w:bookmarkStart w:id="21" w:name="__RefHeading___Toc2020_1920549070"/>
      <w:bookmarkEnd w:id="21"/>
      <w:r>
        <w:rPr/>
        <w:t xml:space="preserve">Entitet </w:t>
      </w:r>
      <w:r>
        <w:rPr>
          <w:rStyle w:val="Strong"/>
          <w:b/>
          <w:bCs/>
        </w:rPr>
        <w:t>Prostor</w:t>
      </w:r>
    </w:p>
    <w:p>
      <w:pPr>
        <w:pStyle w:val="BodyText"/>
        <w:rPr/>
      </w:pPr>
      <w:r>
        <w:rPr/>
        <w:t xml:space="preserve">Entitet </w:t>
      </w:r>
      <w:r>
        <w:rPr>
          <w:rStyle w:val="SourceText"/>
        </w:rPr>
        <w:t>Prostor</w:t>
      </w:r>
      <w:r>
        <w:rPr/>
        <w:t xml:space="preserve"> sadrži podatke o prostorima dostupnim za događaje </w:t>
      </w:r>
      <w:r>
        <w:rPr/>
        <w:t>(</w:t>
      </w:r>
      <w:r>
        <w:rPr/>
        <w:fldChar w:fldCharType="begin"/>
      </w:r>
      <w:r>
        <w:rPr/>
        <w:instrText xml:space="preserve"> REF Ref_Tablica1_label_and_number \h </w:instrText>
      </w:r>
      <w:r>
        <w:rPr/>
        <w:fldChar w:fldCharType="separate"/>
      </w:r>
      <w:r>
        <w:rPr/>
        <w:t>Tablica 4.2</w:t>
      </w:r>
      <w:r>
        <w:rPr/>
        <w:fldChar w:fldCharType="end"/>
      </w:r>
      <w:r>
        <w:rPr/>
        <w:t>).</w:t>
      </w:r>
    </w:p>
    <w:p>
      <w:pPr>
        <w:pStyle w:val="BodyText"/>
        <w:rPr/>
      </w:pPr>
      <w:r>
        <w:rPr>
          <w:rStyle w:val="Strong"/>
          <w:b w:val="false"/>
          <w:bCs w:val="false"/>
        </w:rPr>
        <w:t>PK = {idProstor}</w:t>
      </w:r>
    </w:p>
    <w:p>
      <w:pPr>
        <w:pStyle w:val="Tablica"/>
        <w:keepNext w:val="true"/>
        <w:rPr/>
      </w:pPr>
      <w:bookmarkStart w:id="22" w:name="Ref_Tablica1_label_and_number"/>
      <w:r>
        <w:rPr/>
        <w:t xml:space="preserve">Tablica </w:t>
      </w:r>
      <w:r>
        <w:rPr/>
        <w:fldChar w:fldCharType="begin"/>
      </w:r>
      <w:r>
        <w:rPr/>
        <w:instrText xml:space="preserve"> SEQ Tablica \* ARABIC </w:instrText>
      </w:r>
      <w:r>
        <w:rPr/>
        <w:fldChar w:fldCharType="separate"/>
      </w:r>
      <w:r>
        <w:rPr/>
        <w:t>4.2</w:t>
      </w:r>
      <w:r>
        <w:rPr/>
        <w:fldChar w:fldCharType="end"/>
      </w:r>
      <w:bookmarkEnd w:id="22"/>
      <w:r>
        <w:rPr/>
        <w:t xml:space="preserve"> </w:t>
      </w:r>
      <w:r>
        <w:rPr/>
        <w:t>Entitet Prostor</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idProstor</w:t>
            </w:r>
          </w:p>
        </w:tc>
        <w:tc>
          <w:tcPr>
            <w:tcW w:w="3055" w:type="dxa"/>
            <w:tcBorders/>
            <w:vAlign w:val="center"/>
          </w:tcPr>
          <w:p>
            <w:pPr>
              <w:pStyle w:val="TableContents"/>
              <w:widowControl w:val="false"/>
              <w:suppressLineNumbers/>
              <w:spacing w:before="120" w:after="60"/>
              <w:rPr/>
            </w:pPr>
            <w:r>
              <w:rPr/>
              <w:t>Identifikator prostora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adresa</w:t>
            </w:r>
          </w:p>
        </w:tc>
        <w:tc>
          <w:tcPr>
            <w:tcW w:w="3055" w:type="dxa"/>
            <w:tcBorders/>
            <w:vAlign w:val="center"/>
          </w:tcPr>
          <w:p>
            <w:pPr>
              <w:pStyle w:val="TableContents"/>
              <w:widowControl w:val="false"/>
              <w:suppressLineNumbers/>
              <w:spacing w:before="120" w:after="60"/>
              <w:rPr/>
            </w:pPr>
            <w:r>
              <w:rPr/>
              <w:t>Lokacija prostora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Cijena najma</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kapacitet</w:t>
            </w:r>
          </w:p>
        </w:tc>
        <w:tc>
          <w:tcPr>
            <w:tcW w:w="3055" w:type="dxa"/>
            <w:tcBorders/>
            <w:vAlign w:val="center"/>
          </w:tcPr>
          <w:p>
            <w:pPr>
              <w:pStyle w:val="TableContents"/>
              <w:widowControl w:val="false"/>
              <w:suppressLineNumbers/>
              <w:spacing w:before="120" w:after="60"/>
              <w:rPr/>
            </w:pPr>
            <w:r>
              <w:rPr/>
              <w:t>Maksimalni broj osoba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3" w:name="__RefHeading___Toc2022_1920549070"/>
      <w:bookmarkEnd w:id="23"/>
      <w:r>
        <w:rPr/>
        <w:t xml:space="preserve">Entitet </w:t>
      </w:r>
      <w:r>
        <w:rPr>
          <w:rStyle w:val="Strong"/>
          <w:b/>
          <w:bCs/>
        </w:rPr>
        <w:t>Termin</w:t>
      </w:r>
    </w:p>
    <w:p>
      <w:pPr>
        <w:pStyle w:val="BodyText"/>
        <w:rPr/>
      </w:pPr>
      <w:r>
        <w:rPr/>
        <w:t xml:space="preserve">Entitet </w:t>
      </w:r>
      <w:r>
        <w:rPr>
          <w:rStyle w:val="SourceText"/>
        </w:rPr>
        <w:t>Termin</w:t>
      </w:r>
      <w:r>
        <w:rPr/>
        <w:t xml:space="preserve"> opisuje vrijeme dostupnosti prostora </w:t>
      </w:r>
      <w:r>
        <w:rPr/>
        <w:t>(</w:t>
      </w:r>
      <w:r>
        <w:rPr/>
        <w:fldChar w:fldCharType="begin"/>
      </w:r>
      <w:r>
        <w:rPr/>
        <w:instrText xml:space="preserve"> REF Ref_Tablica2_label_and_number \h </w:instrText>
      </w:r>
      <w:r>
        <w:rPr/>
        <w:fldChar w:fldCharType="separate"/>
      </w:r>
      <w:r>
        <w:rPr/>
        <w:t>Tablica 4.3</w:t>
      </w:r>
      <w:r>
        <w:rPr/>
        <w:fldChar w:fldCharType="end"/>
      </w:r>
      <w:r>
        <w:rPr/>
        <w:t>).</w:t>
      </w:r>
    </w:p>
    <w:p>
      <w:pPr>
        <w:pStyle w:val="BodyText"/>
        <w:rPr/>
      </w:pPr>
      <w:r>
        <w:rPr>
          <w:rStyle w:val="Strong"/>
          <w:b w:val="false"/>
          <w:bCs w:val="false"/>
        </w:rPr>
        <w:t>PK = {idTermin}</w:t>
      </w:r>
    </w:p>
    <w:p>
      <w:pPr>
        <w:pStyle w:val="Tablica"/>
        <w:keepNext w:val="true"/>
        <w:rPr/>
      </w:pPr>
      <w:bookmarkStart w:id="24" w:name="Ref_Tablica2_label_and_number"/>
      <w:r>
        <w:rPr/>
        <w:t xml:space="preserve">Tablica </w:t>
      </w:r>
      <w:r>
        <w:rPr/>
        <w:fldChar w:fldCharType="begin"/>
      </w:r>
      <w:r>
        <w:rPr/>
        <w:instrText xml:space="preserve"> SEQ Tablica \* ARABIC </w:instrText>
      </w:r>
      <w:r>
        <w:rPr/>
        <w:fldChar w:fldCharType="separate"/>
      </w:r>
      <w:r>
        <w:rPr/>
        <w:t>4.3</w:t>
      </w:r>
      <w:r>
        <w:rPr/>
        <w:fldChar w:fldCharType="end"/>
      </w:r>
      <w:bookmarkEnd w:id="24"/>
      <w:r>
        <w:rPr/>
        <w:t xml:space="preserve"> </w:t>
      </w:r>
      <w:r>
        <w:rPr/>
        <w:t>Entitet Termin</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idTermin</w:t>
            </w:r>
          </w:p>
        </w:tc>
        <w:tc>
          <w:tcPr>
            <w:tcW w:w="3055" w:type="dxa"/>
            <w:tcBorders/>
            <w:vAlign w:val="center"/>
          </w:tcPr>
          <w:p>
            <w:pPr>
              <w:pStyle w:val="TableContents"/>
              <w:widowControl w:val="false"/>
              <w:suppressLineNumbers/>
              <w:spacing w:before="120" w:after="60"/>
              <w:rPr/>
            </w:pPr>
            <w:r>
              <w:rPr/>
              <w:t>Identifikator termina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datumVrijeme</w:t>
            </w:r>
          </w:p>
        </w:tc>
        <w:tc>
          <w:tcPr>
            <w:tcW w:w="3055" w:type="dxa"/>
            <w:tcBorders/>
            <w:vAlign w:val="center"/>
          </w:tcPr>
          <w:p>
            <w:pPr>
              <w:pStyle w:val="TableContents"/>
              <w:widowControl w:val="false"/>
              <w:suppressLineNumbers/>
              <w:spacing w:before="120" w:after="60"/>
              <w:rPr/>
            </w:pPr>
            <w:r>
              <w:rPr/>
              <w:t>Početak termina</w:t>
            </w:r>
          </w:p>
        </w:tc>
        <w:tc>
          <w:tcPr>
            <w:tcW w:w="2972" w:type="dxa"/>
            <w:tcBorders/>
            <w:vAlign w:val="center"/>
          </w:tcPr>
          <w:p>
            <w:pPr>
              <w:pStyle w:val="TableContents"/>
              <w:widowControl w:val="false"/>
              <w:suppressLineNumbers/>
              <w:spacing w:before="120" w:after="60"/>
              <w:rPr/>
            </w:pPr>
            <w:r>
              <w:rPr/>
              <w:t>TIMESTAMP</w:t>
            </w:r>
          </w:p>
        </w:tc>
      </w:tr>
      <w:tr>
        <w:trPr/>
        <w:tc>
          <w:tcPr>
            <w:tcW w:w="1650" w:type="dxa"/>
            <w:tcBorders/>
            <w:vAlign w:val="center"/>
          </w:tcPr>
          <w:p>
            <w:pPr>
              <w:pStyle w:val="TableContents"/>
              <w:widowControl w:val="false"/>
              <w:suppressLineNumbers/>
              <w:spacing w:before="120" w:after="60"/>
              <w:rPr/>
            </w:pPr>
            <w:r>
              <w:rPr/>
              <w:t>trajanje</w:t>
            </w:r>
          </w:p>
        </w:tc>
        <w:tc>
          <w:tcPr>
            <w:tcW w:w="3055" w:type="dxa"/>
            <w:tcBorders/>
            <w:vAlign w:val="center"/>
          </w:tcPr>
          <w:p>
            <w:pPr>
              <w:pStyle w:val="TableContents"/>
              <w:widowControl w:val="false"/>
              <w:suppressLineNumbers/>
              <w:spacing w:before="120" w:after="60"/>
              <w:rPr/>
            </w:pPr>
            <w:r>
              <w:rPr/>
              <w:t>Trajanje termina u satima</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25" w:name="__RefHeading___Toc2024_1920549070"/>
      <w:bookmarkEnd w:id="25"/>
      <w:r>
        <w:rPr/>
        <w:t xml:space="preserve">Entitet </w:t>
      </w:r>
      <w:r>
        <w:rPr>
          <w:rStyle w:val="Strong"/>
          <w:b/>
          <w:bCs/>
        </w:rPr>
        <w:t>Dogadjaj</w:t>
      </w:r>
    </w:p>
    <w:p>
      <w:pPr>
        <w:pStyle w:val="BodyText"/>
        <w:rPr/>
      </w:pPr>
      <w:r>
        <w:rPr/>
        <w:t xml:space="preserve">Entitet </w:t>
      </w:r>
      <w:r>
        <w:rPr>
          <w:rStyle w:val="SourceText"/>
        </w:rPr>
        <w:t>Dogadjaj</w:t>
      </w:r>
      <w:r>
        <w:rPr/>
        <w:t xml:space="preserve"> pohranjuje sve događaje koje organiziraju korisnici </w:t>
      </w:r>
      <w:r>
        <w:rPr/>
        <w:t>(</w:t>
      </w:r>
      <w:r>
        <w:rPr/>
        <w:fldChar w:fldCharType="begin"/>
      </w:r>
      <w:r>
        <w:rPr/>
        <w:instrText xml:space="preserve"> REF Ref_Tablica3_label_and_number \h </w:instrText>
      </w:r>
      <w:r>
        <w:rPr/>
        <w:fldChar w:fldCharType="separate"/>
      </w:r>
      <w:r>
        <w:rPr/>
        <w:t>Tablica 4.4</w:t>
      </w:r>
      <w:r>
        <w:rPr/>
        <w:fldChar w:fldCharType="end"/>
      </w:r>
      <w:r>
        <w:rPr/>
        <w:t>).</w:t>
      </w:r>
    </w:p>
    <w:p>
      <w:pPr>
        <w:pStyle w:val="BodyText"/>
        <w:rPr/>
      </w:pPr>
      <w:r>
        <w:rPr>
          <w:rStyle w:val="Strong"/>
          <w:b w:val="false"/>
          <w:bCs w:val="false"/>
        </w:rPr>
        <w:t>PK = {idDogadjaj}</w:t>
      </w:r>
    </w:p>
    <w:p>
      <w:pPr>
        <w:pStyle w:val="Tablica"/>
        <w:keepNext w:val="true"/>
        <w:rPr/>
      </w:pPr>
      <w:bookmarkStart w:id="26" w:name="Ref_Tablica3_label_and_number"/>
      <w:r>
        <w:rPr/>
        <w:t xml:space="preserve">Tablica </w:t>
      </w:r>
      <w:r>
        <w:rPr/>
        <w:fldChar w:fldCharType="begin"/>
      </w:r>
      <w:r>
        <w:rPr/>
        <w:instrText xml:space="preserve"> SEQ Tablica \* ARABIC </w:instrText>
      </w:r>
      <w:r>
        <w:rPr/>
        <w:fldChar w:fldCharType="separate"/>
      </w:r>
      <w:r>
        <w:rPr/>
        <w:t>4.4</w:t>
      </w:r>
      <w:r>
        <w:rPr/>
        <w:fldChar w:fldCharType="end"/>
      </w:r>
      <w:bookmarkEnd w:id="26"/>
      <w:r>
        <w:rPr/>
        <w:t xml:space="preserve"> </w:t>
      </w:r>
      <w:r>
        <w:rPr/>
        <w:t>Entitet Dogadjaj</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idDogadjaj</w:t>
            </w:r>
          </w:p>
        </w:tc>
        <w:tc>
          <w:tcPr>
            <w:tcW w:w="3055" w:type="dxa"/>
            <w:tcBorders/>
            <w:vAlign w:val="center"/>
          </w:tcPr>
          <w:p>
            <w:pPr>
              <w:pStyle w:val="TableContents"/>
              <w:widowControl w:val="false"/>
              <w:suppressLineNumbers/>
              <w:spacing w:before="120" w:after="60"/>
              <w:rPr/>
            </w:pPr>
            <w:r>
              <w:rPr/>
              <w:t>Identifikator događaja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događaja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događaja</w:t>
            </w:r>
          </w:p>
        </w:tc>
        <w:tc>
          <w:tcPr>
            <w:tcW w:w="2972"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cijenaFiksna</w:t>
            </w:r>
          </w:p>
        </w:tc>
        <w:tc>
          <w:tcPr>
            <w:tcW w:w="3055" w:type="dxa"/>
            <w:tcBorders/>
            <w:vAlign w:val="center"/>
          </w:tcPr>
          <w:p>
            <w:pPr>
              <w:pStyle w:val="TableContents"/>
              <w:widowControl w:val="false"/>
              <w:suppressLineNumbers/>
              <w:spacing w:before="120" w:after="60"/>
              <w:rPr/>
            </w:pPr>
            <w:r>
              <w:rPr/>
              <w:t>Fiksna cijena</w:t>
            </w:r>
          </w:p>
        </w:tc>
        <w:tc>
          <w:tcPr>
            <w:tcW w:w="2972" w:type="dxa"/>
            <w:tcBorders/>
            <w:vAlign w:val="center"/>
          </w:tcPr>
          <w:p>
            <w:pPr>
              <w:pStyle w:val="TableContents"/>
              <w:widowControl w:val="false"/>
              <w:suppressLineNumbers/>
              <w:spacing w:before="120" w:after="60"/>
              <w:rPr/>
            </w:pPr>
            <w:r>
              <w:rPr/>
              <w:t>N</w:t>
            </w:r>
            <w:r>
              <w:rPr/>
              <w:t>UMERIC(10, 2)</w:t>
            </w:r>
          </w:p>
        </w:tc>
      </w:tr>
      <w:tr>
        <w:trPr/>
        <w:tc>
          <w:tcPr>
            <w:tcW w:w="1650" w:type="dxa"/>
            <w:tcBorders/>
            <w:vAlign w:val="center"/>
          </w:tcPr>
          <w:p>
            <w:pPr>
              <w:pStyle w:val="TableContents"/>
              <w:widowControl w:val="false"/>
              <w:suppressLineNumbers/>
              <w:spacing w:before="120" w:after="60"/>
              <w:rPr/>
            </w:pPr>
            <w:r>
              <w:rPr/>
              <w:t>cijenaPoOsobi</w:t>
            </w:r>
          </w:p>
        </w:tc>
        <w:tc>
          <w:tcPr>
            <w:tcW w:w="3055" w:type="dxa"/>
            <w:tcBorders/>
            <w:vAlign w:val="center"/>
          </w:tcPr>
          <w:p>
            <w:pPr>
              <w:pStyle w:val="TableContents"/>
              <w:widowControl w:val="false"/>
              <w:suppressLineNumbers/>
              <w:spacing w:before="120" w:after="60"/>
              <w:rPr/>
            </w:pPr>
            <w:r>
              <w:rPr/>
              <w:t>Cijena po osobi</w:t>
            </w:r>
          </w:p>
        </w:tc>
        <w:tc>
          <w:tcPr>
            <w:tcW w:w="2972"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otkazniRok</w:t>
            </w:r>
          </w:p>
        </w:tc>
        <w:tc>
          <w:tcPr>
            <w:tcW w:w="3055" w:type="dxa"/>
            <w:tcBorders/>
            <w:vAlign w:val="center"/>
          </w:tcPr>
          <w:p>
            <w:pPr>
              <w:pStyle w:val="TableContents"/>
              <w:widowControl w:val="false"/>
              <w:suppressLineNumbers/>
              <w:spacing w:before="120" w:after="60"/>
              <w:rPr/>
            </w:pPr>
            <w:r>
              <w:rPr/>
              <w:t>Broj dana za otkazivanje</w:t>
            </w:r>
          </w:p>
        </w:tc>
        <w:tc>
          <w:tcPr>
            <w:tcW w:w="2972"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Heading3"/>
        <w:ind w:hanging="0" w:start="0"/>
        <w:rPr/>
      </w:pPr>
      <w:bookmarkStart w:id="27" w:name="__RefHeading___Toc2026_1920549070"/>
      <w:bookmarkEnd w:id="27"/>
      <w:r>
        <w:rPr/>
        <w:t xml:space="preserve">Entitet </w:t>
      </w:r>
      <w:r>
        <w:rPr>
          <w:rStyle w:val="Strong"/>
          <w:b/>
          <w:bCs/>
        </w:rPr>
        <w:t>Ponuda</w:t>
      </w:r>
    </w:p>
    <w:p>
      <w:pPr>
        <w:pStyle w:val="BodyText"/>
        <w:rPr/>
      </w:pPr>
      <w:r>
        <w:rPr/>
        <w:t xml:space="preserve">Entitet </w:t>
      </w:r>
      <w:r>
        <w:rPr>
          <w:rStyle w:val="SourceText"/>
        </w:rPr>
        <w:t>Ponuda</w:t>
      </w:r>
      <w:r>
        <w:rPr/>
        <w:t xml:space="preserve"> sadrži usluge koje se mogu uključiti u događaj </w:t>
      </w:r>
      <w:r>
        <w:rPr/>
        <w:t>(</w:t>
      </w:r>
      <w:r>
        <w:rPr/>
        <w:fldChar w:fldCharType="begin"/>
      </w:r>
      <w:r>
        <w:rPr/>
        <w:instrText xml:space="preserve"> REF Ref_Tablica4_label_and_number \h </w:instrText>
      </w:r>
      <w:r>
        <w:rPr/>
        <w:fldChar w:fldCharType="separate"/>
      </w:r>
      <w:r>
        <w:rPr/>
        <w:t>Tablica 4.5</w:t>
      </w:r>
      <w:r>
        <w:rPr/>
        <w:fldChar w:fldCharType="end"/>
      </w:r>
      <w:r>
        <w:rPr/>
        <w:t>).</w:t>
      </w:r>
    </w:p>
    <w:p>
      <w:pPr>
        <w:pStyle w:val="BodyText"/>
        <w:rPr/>
      </w:pPr>
      <w:r>
        <w:rPr>
          <w:rStyle w:val="Strong"/>
          <w:b w:val="false"/>
          <w:bCs w:val="false"/>
        </w:rPr>
        <w:t>PK = {idPonuda}</w:t>
      </w:r>
    </w:p>
    <w:p>
      <w:pPr>
        <w:pStyle w:val="Tablica"/>
        <w:keepNext w:val="true"/>
        <w:rPr/>
      </w:pPr>
      <w:bookmarkStart w:id="28" w:name="Ref_Tablica4_label_and_number"/>
      <w:r>
        <w:rPr/>
        <w:t xml:space="preserve">Tablica </w:t>
      </w:r>
      <w:r>
        <w:rPr/>
        <w:fldChar w:fldCharType="begin"/>
      </w:r>
      <w:r>
        <w:rPr/>
        <w:instrText xml:space="preserve"> SEQ Tablica \* ARABIC </w:instrText>
      </w:r>
      <w:r>
        <w:rPr/>
        <w:fldChar w:fldCharType="separate"/>
      </w:r>
      <w:r>
        <w:rPr/>
        <w:t>4.5</w:t>
      </w:r>
      <w:r>
        <w:rPr/>
        <w:fldChar w:fldCharType="end"/>
      </w:r>
      <w:bookmarkEnd w:id="28"/>
      <w:r>
        <w:rPr/>
        <w:t xml:space="preserve"> </w:t>
      </w:r>
      <w:r>
        <w:rPr/>
        <w:t>Entitet Ponuda</w:t>
      </w:r>
    </w:p>
    <w:tbl>
      <w:tblPr>
        <w:tblW w:w="7682" w:type="dxa"/>
        <w:jc w:val="start"/>
        <w:tblInd w:w="0" w:type="dxa"/>
        <w:tblLayout w:type="fixed"/>
        <w:tblCellMar>
          <w:top w:w="28" w:type="dxa"/>
          <w:start w:w="28" w:type="dxa"/>
          <w:bottom w:w="28" w:type="dxa"/>
          <w:end w:w="28" w:type="dxa"/>
        </w:tblCellMar>
      </w:tblPr>
      <w:tblGrid>
        <w:gridCol w:w="1650"/>
        <w:gridCol w:w="3055"/>
        <w:gridCol w:w="2977"/>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7"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idPonuda</w:t>
            </w:r>
          </w:p>
        </w:tc>
        <w:tc>
          <w:tcPr>
            <w:tcW w:w="3055" w:type="dxa"/>
            <w:tcBorders/>
            <w:vAlign w:val="center"/>
          </w:tcPr>
          <w:p>
            <w:pPr>
              <w:pStyle w:val="TableContents"/>
              <w:widowControl w:val="false"/>
              <w:suppressLineNumbers/>
              <w:spacing w:before="120" w:after="60"/>
              <w:rPr/>
            </w:pPr>
            <w:r>
              <w:rPr/>
              <w:t>Identifikator ponude</w:t>
            </w:r>
          </w:p>
        </w:tc>
        <w:tc>
          <w:tcPr>
            <w:tcW w:w="2977"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naziv</w:t>
            </w:r>
          </w:p>
        </w:tc>
        <w:tc>
          <w:tcPr>
            <w:tcW w:w="3055" w:type="dxa"/>
            <w:tcBorders/>
            <w:vAlign w:val="center"/>
          </w:tcPr>
          <w:p>
            <w:pPr>
              <w:pStyle w:val="TableContents"/>
              <w:widowControl w:val="false"/>
              <w:suppressLineNumbers/>
              <w:spacing w:before="120" w:after="60"/>
              <w:rPr/>
            </w:pPr>
            <w:r>
              <w:rPr/>
              <w:t>Naziv usluge/ponude</w:t>
            </w:r>
          </w:p>
        </w:tc>
        <w:tc>
          <w:tcPr>
            <w:tcW w:w="2977"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opis</w:t>
            </w:r>
          </w:p>
        </w:tc>
        <w:tc>
          <w:tcPr>
            <w:tcW w:w="3055" w:type="dxa"/>
            <w:tcBorders/>
            <w:vAlign w:val="center"/>
          </w:tcPr>
          <w:p>
            <w:pPr>
              <w:pStyle w:val="TableContents"/>
              <w:widowControl w:val="false"/>
              <w:suppressLineNumbers/>
              <w:spacing w:before="120" w:after="60"/>
              <w:rPr/>
            </w:pPr>
            <w:r>
              <w:rPr/>
              <w:t>Opis ponude</w:t>
            </w:r>
          </w:p>
        </w:tc>
        <w:tc>
          <w:tcPr>
            <w:tcW w:w="2977" w:type="dxa"/>
            <w:tcBorders/>
            <w:vAlign w:val="center"/>
          </w:tcPr>
          <w:p>
            <w:pPr>
              <w:pStyle w:val="TableContents"/>
              <w:widowControl w:val="false"/>
              <w:suppressLineNumbers/>
              <w:spacing w:before="120" w:after="60"/>
              <w:rPr/>
            </w:pPr>
            <w:r>
              <w:rPr/>
              <w:t>TEXT</w:t>
            </w:r>
          </w:p>
        </w:tc>
      </w:tr>
      <w:tr>
        <w:trPr/>
        <w:tc>
          <w:tcPr>
            <w:tcW w:w="1650" w:type="dxa"/>
            <w:tcBorders/>
            <w:vAlign w:val="center"/>
          </w:tcPr>
          <w:p>
            <w:pPr>
              <w:pStyle w:val="TableContents"/>
              <w:widowControl w:val="false"/>
              <w:suppressLineNumbers/>
              <w:spacing w:before="120" w:after="60"/>
              <w:rPr/>
            </w:pPr>
            <w:r>
              <w:rPr/>
              <w:t>cijena</w:t>
            </w:r>
          </w:p>
        </w:tc>
        <w:tc>
          <w:tcPr>
            <w:tcW w:w="3055" w:type="dxa"/>
            <w:tcBorders/>
            <w:vAlign w:val="center"/>
          </w:tcPr>
          <w:p>
            <w:pPr>
              <w:pStyle w:val="TableContents"/>
              <w:widowControl w:val="false"/>
              <w:suppressLineNumbers/>
              <w:spacing w:before="120" w:after="60"/>
              <w:rPr/>
            </w:pPr>
            <w:r>
              <w:rPr/>
              <w:t>Iznos</w:t>
            </w:r>
          </w:p>
        </w:tc>
        <w:tc>
          <w:tcPr>
            <w:tcW w:w="2977" w:type="dxa"/>
            <w:tcBorders/>
            <w:vAlign w:val="center"/>
          </w:tcPr>
          <w:p>
            <w:pPr>
              <w:pStyle w:val="TableContents"/>
              <w:widowControl w:val="false"/>
              <w:suppressLineNumbers/>
              <w:spacing w:before="120" w:after="60"/>
              <w:rPr/>
            </w:pPr>
            <w:r>
              <w:rPr/>
              <w:t xml:space="preserve">NUMERIC </w:t>
            </w:r>
            <w:r>
              <w:rPr/>
              <w:t>(10, 2)</w:t>
            </w:r>
          </w:p>
        </w:tc>
      </w:tr>
      <w:tr>
        <w:trPr/>
        <w:tc>
          <w:tcPr>
            <w:tcW w:w="1650" w:type="dxa"/>
            <w:tcBorders/>
            <w:vAlign w:val="center"/>
          </w:tcPr>
          <w:p>
            <w:pPr>
              <w:pStyle w:val="TableContents"/>
              <w:widowControl w:val="false"/>
              <w:suppressLineNumbers/>
              <w:spacing w:before="120" w:after="60"/>
              <w:rPr/>
            </w:pPr>
            <w:r>
              <w:rPr/>
              <w:t>tipCijene</w:t>
            </w:r>
          </w:p>
        </w:tc>
        <w:tc>
          <w:tcPr>
            <w:tcW w:w="3055" w:type="dxa"/>
            <w:tcBorders/>
            <w:vAlign w:val="center"/>
          </w:tcPr>
          <w:p>
            <w:pPr>
              <w:pStyle w:val="TableContents"/>
              <w:widowControl w:val="false"/>
              <w:suppressLineNumbers/>
              <w:spacing w:before="120" w:after="60"/>
              <w:rPr/>
            </w:pPr>
            <w:r>
              <w:rPr/>
              <w:t>Tip cijene (fiksno/po osobi)</w:t>
            </w:r>
          </w:p>
        </w:tc>
        <w:tc>
          <w:tcPr>
            <w:tcW w:w="2977" w:type="dxa"/>
            <w:tcBorders/>
            <w:vAlign w:val="center"/>
          </w:tcPr>
          <w:p>
            <w:pPr>
              <w:pStyle w:val="TableContents"/>
              <w:spacing w:before="120" w:after="60"/>
              <w:rPr/>
            </w:pPr>
            <w:r>
              <w:rPr/>
              <w:t>tip_cijene_enum</w:t>
            </w:r>
          </w:p>
        </w:tc>
      </w:tr>
      <w:tr>
        <w:trPr/>
        <w:tc>
          <w:tcPr>
            <w:tcW w:w="1650" w:type="dxa"/>
            <w:tcBorders/>
            <w:vAlign w:val="center"/>
          </w:tcPr>
          <w:p>
            <w:pPr>
              <w:pStyle w:val="TableContents"/>
              <w:widowControl w:val="false"/>
              <w:suppressLineNumbers/>
              <w:spacing w:before="120" w:after="60"/>
              <w:rPr/>
            </w:pPr>
            <w:r>
              <w:rPr/>
              <w:t>kategorija</w:t>
            </w:r>
          </w:p>
        </w:tc>
        <w:tc>
          <w:tcPr>
            <w:tcW w:w="3055" w:type="dxa"/>
            <w:tcBorders/>
            <w:vAlign w:val="center"/>
          </w:tcPr>
          <w:p>
            <w:pPr>
              <w:pStyle w:val="TableContents"/>
              <w:widowControl w:val="false"/>
              <w:suppressLineNumbers/>
              <w:spacing w:before="120" w:after="60"/>
              <w:rPr/>
            </w:pPr>
            <w:r>
              <w:rPr/>
              <w:t>Kategorija ponude</w:t>
            </w:r>
          </w:p>
        </w:tc>
        <w:tc>
          <w:tcPr>
            <w:tcW w:w="2977" w:type="dxa"/>
            <w:tcBorders/>
            <w:vAlign w:val="center"/>
          </w:tcPr>
          <w:p>
            <w:pPr>
              <w:pStyle w:val="TableContents"/>
              <w:spacing w:before="120" w:after="60"/>
              <w:rPr/>
            </w:pPr>
            <w:r>
              <w:rPr/>
              <w:t>kategorija_enum</w:t>
            </w:r>
          </w:p>
        </w:tc>
      </w:tr>
    </w:tbl>
    <w:p>
      <w:pPr>
        <w:pStyle w:val="HorizontalLine"/>
        <w:rPr/>
      </w:pPr>
      <w:r>
        <w:rPr/>
      </w:r>
    </w:p>
    <w:p>
      <w:pPr>
        <w:pStyle w:val="Heading3"/>
        <w:ind w:hanging="0" w:start="0"/>
        <w:rPr/>
      </w:pPr>
      <w:bookmarkStart w:id="29" w:name="__RefHeading___Toc2028_1920549070"/>
      <w:bookmarkEnd w:id="29"/>
      <w:r>
        <w:rPr/>
        <w:t xml:space="preserve">Entitet </w:t>
      </w:r>
      <w:r>
        <w:rPr>
          <w:rStyle w:val="Strong"/>
          <w:b/>
          <w:bCs/>
        </w:rPr>
        <w:t>Rezervacija</w:t>
      </w:r>
    </w:p>
    <w:p>
      <w:pPr>
        <w:pStyle w:val="BodyText"/>
        <w:rPr/>
      </w:pPr>
      <w:r>
        <w:rPr/>
        <w:t xml:space="preserve">Entitet </w:t>
      </w:r>
      <w:r>
        <w:rPr>
          <w:rStyle w:val="SourceText"/>
        </w:rPr>
        <w:t>Rezervacija</w:t>
      </w:r>
      <w:r>
        <w:rPr/>
        <w:t xml:space="preserve"> bilježi sve izvršene rezervacije događaja </w:t>
      </w:r>
      <w:r>
        <w:rPr/>
        <w:t>(</w:t>
      </w:r>
      <w:r>
        <w:rPr/>
        <w:fldChar w:fldCharType="begin"/>
      </w:r>
      <w:r>
        <w:rPr/>
        <w:instrText xml:space="preserve"> REF Ref_Tablica5_label_and_number \h </w:instrText>
      </w:r>
      <w:r>
        <w:rPr/>
        <w:fldChar w:fldCharType="separate"/>
      </w:r>
      <w:r>
        <w:rPr/>
        <w:t>Tablica 4.6</w:t>
      </w:r>
      <w:r>
        <w:rPr/>
        <w:fldChar w:fldCharType="end"/>
      </w:r>
      <w:r>
        <w:rPr/>
        <w:t>).</w:t>
      </w:r>
    </w:p>
    <w:p>
      <w:pPr>
        <w:pStyle w:val="BodyText"/>
        <w:rPr/>
      </w:pPr>
      <w:r>
        <w:rPr>
          <w:rStyle w:val="Strong"/>
          <w:b w:val="false"/>
          <w:bCs w:val="false"/>
        </w:rPr>
        <w:t>PK = {idRezervacija}</w:t>
      </w:r>
    </w:p>
    <w:p>
      <w:pPr>
        <w:pStyle w:val="Tablica"/>
        <w:keepNext w:val="true"/>
        <w:rPr/>
      </w:pPr>
      <w:bookmarkStart w:id="30" w:name="Ref_Tablica5_label_and_number"/>
      <w:r>
        <w:rPr/>
        <w:t xml:space="preserve">Tablica </w:t>
      </w:r>
      <w:r>
        <w:rPr/>
        <w:fldChar w:fldCharType="begin"/>
      </w:r>
      <w:r>
        <w:rPr/>
        <w:instrText xml:space="preserve"> SEQ Tablica \* ARABIC </w:instrText>
      </w:r>
      <w:r>
        <w:rPr/>
        <w:fldChar w:fldCharType="separate"/>
      </w:r>
      <w:r>
        <w:rPr/>
        <w:t>4.6</w:t>
      </w:r>
      <w:r>
        <w:rPr/>
        <w:fldChar w:fldCharType="end"/>
      </w:r>
      <w:bookmarkEnd w:id="30"/>
      <w:r>
        <w:rPr/>
        <w:t xml:space="preserve"> </w:t>
      </w:r>
      <w:r>
        <w:rPr/>
        <w:t>Entitet Rezervacija</w:t>
      </w:r>
    </w:p>
    <w:tbl>
      <w:tblPr>
        <w:tblW w:w="8764" w:type="dxa"/>
        <w:jc w:val="start"/>
        <w:tblInd w:w="0" w:type="dxa"/>
        <w:tblLayout w:type="fixed"/>
        <w:tblCellMar>
          <w:top w:w="28" w:type="dxa"/>
          <w:start w:w="28" w:type="dxa"/>
          <w:bottom w:w="28" w:type="dxa"/>
          <w:end w:w="28" w:type="dxa"/>
        </w:tblCellMar>
      </w:tblPr>
      <w:tblGrid>
        <w:gridCol w:w="1650"/>
        <w:gridCol w:w="3055"/>
        <w:gridCol w:w="4059"/>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4059"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idRezervacija</w:t>
            </w:r>
          </w:p>
        </w:tc>
        <w:tc>
          <w:tcPr>
            <w:tcW w:w="3055" w:type="dxa"/>
            <w:tcBorders/>
            <w:vAlign w:val="center"/>
          </w:tcPr>
          <w:p>
            <w:pPr>
              <w:pStyle w:val="TableContents"/>
              <w:widowControl w:val="false"/>
              <w:suppressLineNumbers/>
              <w:spacing w:before="120" w:after="60"/>
              <w:rPr/>
            </w:pPr>
            <w:r>
              <w:rPr/>
              <w:t>Identifikator rezervacije</w:t>
            </w:r>
          </w:p>
        </w:tc>
        <w:tc>
          <w:tcPr>
            <w:tcW w:w="4059"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ukupnaCijena</w:t>
            </w:r>
          </w:p>
        </w:tc>
        <w:tc>
          <w:tcPr>
            <w:tcW w:w="3055" w:type="dxa"/>
            <w:tcBorders/>
            <w:vAlign w:val="center"/>
          </w:tcPr>
          <w:p>
            <w:pPr>
              <w:pStyle w:val="TableContents"/>
              <w:widowControl w:val="false"/>
              <w:suppressLineNumbers/>
              <w:spacing w:before="120" w:after="60"/>
              <w:rPr/>
            </w:pPr>
            <w:r>
              <w:rPr/>
              <w:t>Iznos rezervacije</w:t>
            </w:r>
          </w:p>
        </w:tc>
        <w:tc>
          <w:tcPr>
            <w:tcW w:w="4059" w:type="dxa"/>
            <w:tcBorders/>
            <w:vAlign w:val="center"/>
          </w:tcPr>
          <w:p>
            <w:pPr>
              <w:pStyle w:val="TableContents"/>
              <w:widowControl w:val="false"/>
              <w:suppressLineNumbers/>
              <w:spacing w:before="120" w:after="60"/>
              <w:rPr/>
            </w:pPr>
            <w:r>
              <w:rPr/>
              <w:t>NUMERIC</w:t>
            </w:r>
            <w:r>
              <w:rPr/>
              <w:t>(10, 2)</w:t>
            </w:r>
          </w:p>
        </w:tc>
      </w:tr>
      <w:tr>
        <w:trPr/>
        <w:tc>
          <w:tcPr>
            <w:tcW w:w="1650" w:type="dxa"/>
            <w:tcBorders/>
            <w:vAlign w:val="center"/>
          </w:tcPr>
          <w:p>
            <w:pPr>
              <w:pStyle w:val="TableContents"/>
              <w:widowControl w:val="false"/>
              <w:suppressLineNumbers/>
              <w:spacing w:before="120" w:after="60"/>
              <w:rPr/>
            </w:pPr>
            <w:r>
              <w:rPr/>
              <w:t>status</w:t>
            </w:r>
          </w:p>
        </w:tc>
        <w:tc>
          <w:tcPr>
            <w:tcW w:w="3055" w:type="dxa"/>
            <w:tcBorders/>
            <w:vAlign w:val="center"/>
          </w:tcPr>
          <w:p>
            <w:pPr>
              <w:pStyle w:val="TableContents"/>
              <w:widowControl w:val="false"/>
              <w:suppressLineNumbers/>
              <w:spacing w:before="120" w:after="60"/>
              <w:rPr/>
            </w:pPr>
            <w:r>
              <w:rPr/>
              <w:t>Status rezervacije</w:t>
            </w:r>
          </w:p>
        </w:tc>
        <w:tc>
          <w:tcPr>
            <w:tcW w:w="4059" w:type="dxa"/>
            <w:tcBorders/>
            <w:vAlign w:val="center"/>
          </w:tcPr>
          <w:p>
            <w:pPr>
              <w:pStyle w:val="TableContents"/>
              <w:spacing w:before="120" w:after="60"/>
              <w:rPr/>
            </w:pPr>
            <w:r>
              <w:rPr/>
              <w:t>status_rezervacije_enum</w:t>
            </w:r>
          </w:p>
        </w:tc>
      </w:tr>
      <w:tr>
        <w:trPr/>
        <w:tc>
          <w:tcPr>
            <w:tcW w:w="1650" w:type="dxa"/>
            <w:tcBorders/>
            <w:vAlign w:val="center"/>
          </w:tcPr>
          <w:p>
            <w:pPr>
              <w:pStyle w:val="TableContents"/>
              <w:widowControl w:val="false"/>
              <w:suppressLineNumbers/>
              <w:spacing w:before="120" w:after="60"/>
              <w:rPr/>
            </w:pPr>
            <w:r>
              <w:rPr/>
              <w:t>zahtjevi</w:t>
            </w:r>
          </w:p>
        </w:tc>
        <w:tc>
          <w:tcPr>
            <w:tcW w:w="3055" w:type="dxa"/>
            <w:tcBorders/>
            <w:vAlign w:val="center"/>
          </w:tcPr>
          <w:p>
            <w:pPr>
              <w:pStyle w:val="TableContents"/>
              <w:widowControl w:val="false"/>
              <w:suppressLineNumbers/>
              <w:spacing w:before="120" w:after="60"/>
              <w:rPr/>
            </w:pPr>
            <w:r>
              <w:rPr/>
              <w:t>Posebni zahtjevi korisnika</w:t>
            </w:r>
          </w:p>
        </w:tc>
        <w:tc>
          <w:tcPr>
            <w:tcW w:w="4059" w:type="dxa"/>
            <w:tcBorders/>
            <w:vAlign w:val="center"/>
          </w:tcPr>
          <w:p>
            <w:pPr>
              <w:pStyle w:val="TableContents"/>
              <w:widowControl w:val="false"/>
              <w:suppressLineNumbers/>
              <w:spacing w:before="120" w:after="60"/>
              <w:rPr/>
            </w:pPr>
            <w:r>
              <w:rPr/>
              <w:t>TEXT</w:t>
            </w:r>
          </w:p>
        </w:tc>
      </w:tr>
    </w:tbl>
    <w:p>
      <w:pPr>
        <w:pStyle w:val="HorizontalLine"/>
        <w:rPr/>
      </w:pPr>
      <w:r>
        <w:rPr/>
      </w:r>
    </w:p>
    <w:p>
      <w:pPr>
        <w:pStyle w:val="Heading3"/>
        <w:ind w:hanging="0" w:start="0"/>
        <w:rPr/>
      </w:pPr>
      <w:bookmarkStart w:id="31" w:name="__RefHeading___Toc2030_1920549070"/>
      <w:bookmarkEnd w:id="31"/>
      <w:r>
        <w:rPr/>
        <w:t xml:space="preserve">Entitet </w:t>
      </w:r>
      <w:r>
        <w:rPr>
          <w:rStyle w:val="Strong"/>
          <w:b/>
          <w:bCs/>
        </w:rPr>
        <w:t>Gost</w:t>
      </w:r>
    </w:p>
    <w:p>
      <w:pPr>
        <w:pStyle w:val="BodyText"/>
        <w:rPr/>
      </w:pPr>
      <w:r>
        <w:rPr/>
        <w:t xml:space="preserve">Entitet </w:t>
      </w:r>
      <w:r>
        <w:rPr>
          <w:rStyle w:val="SourceText"/>
        </w:rPr>
        <w:t>Gost</w:t>
      </w:r>
      <w:r>
        <w:rPr/>
        <w:t xml:space="preserve"> sadrži podatke o osobama koje sudjeluju u događajima </w:t>
      </w:r>
      <w:r>
        <w:rPr/>
        <w:t>(</w:t>
      </w:r>
      <w:r>
        <w:rPr/>
        <w:fldChar w:fldCharType="begin"/>
      </w:r>
      <w:r>
        <w:rPr/>
        <w:instrText xml:space="preserve"> REF Ref_Tablica6_label_and_number \h </w:instrText>
      </w:r>
      <w:r>
        <w:rPr/>
        <w:fldChar w:fldCharType="separate"/>
      </w:r>
      <w:r>
        <w:rPr/>
        <w:t>Tablica 4.7</w:t>
      </w:r>
      <w:r>
        <w:rPr/>
        <w:fldChar w:fldCharType="end"/>
      </w:r>
      <w:r>
        <w:rPr/>
        <w:t>).</w:t>
      </w:r>
    </w:p>
    <w:p>
      <w:pPr>
        <w:pStyle w:val="BodyText"/>
        <w:rPr/>
      </w:pPr>
      <w:r>
        <w:rPr>
          <w:rStyle w:val="Strong"/>
          <w:b w:val="false"/>
          <w:bCs w:val="false"/>
        </w:rPr>
        <w:t>PK = {idGost}</w:t>
      </w:r>
    </w:p>
    <w:p>
      <w:pPr>
        <w:pStyle w:val="Tablica"/>
        <w:keepNext w:val="true"/>
        <w:rPr/>
      </w:pPr>
      <w:bookmarkStart w:id="32" w:name="Ref_Tablica6_label_and_number"/>
      <w:r>
        <w:rPr/>
        <w:t xml:space="preserve">Tablica </w:t>
      </w:r>
      <w:r>
        <w:rPr/>
        <w:fldChar w:fldCharType="begin"/>
      </w:r>
      <w:r>
        <w:rPr/>
        <w:instrText xml:space="preserve"> SEQ Tablica \* ARABIC </w:instrText>
      </w:r>
      <w:r>
        <w:rPr/>
        <w:fldChar w:fldCharType="separate"/>
      </w:r>
      <w:r>
        <w:rPr/>
        <w:t>4.7</w:t>
      </w:r>
      <w:r>
        <w:rPr/>
        <w:fldChar w:fldCharType="end"/>
      </w:r>
      <w:bookmarkEnd w:id="32"/>
      <w:r>
        <w:rPr/>
        <w:t xml:space="preserve"> </w:t>
      </w:r>
      <w:r>
        <w:rPr/>
        <w:t>Entitet Gost</w:t>
      </w:r>
    </w:p>
    <w:tbl>
      <w:tblPr>
        <w:tblW w:w="7677" w:type="dxa"/>
        <w:jc w:val="start"/>
        <w:tblInd w:w="0" w:type="dxa"/>
        <w:tblLayout w:type="fixed"/>
        <w:tblCellMar>
          <w:top w:w="28" w:type="dxa"/>
          <w:start w:w="28" w:type="dxa"/>
          <w:bottom w:w="28" w:type="dxa"/>
          <w:end w:w="28" w:type="dxa"/>
        </w:tblCellMar>
      </w:tblPr>
      <w:tblGrid>
        <w:gridCol w:w="1650"/>
        <w:gridCol w:w="3055"/>
        <w:gridCol w:w="2972"/>
      </w:tblGrid>
      <w:tr>
        <w:trPr>
          <w:tblHeader w:val="true"/>
        </w:trPr>
        <w:tc>
          <w:tcPr>
            <w:tcW w:w="1650" w:type="dxa"/>
            <w:tcBorders/>
            <w:vAlign w:val="center"/>
          </w:tcPr>
          <w:p>
            <w:pPr>
              <w:pStyle w:val="TableHeading"/>
              <w:spacing w:before="120" w:after="60"/>
              <w:jc w:val="center"/>
              <w:rPr/>
            </w:pPr>
            <w:r>
              <w:rPr/>
              <w:t>Atribut</w:t>
            </w:r>
          </w:p>
        </w:tc>
        <w:tc>
          <w:tcPr>
            <w:tcW w:w="3055" w:type="dxa"/>
            <w:tcBorders/>
            <w:vAlign w:val="center"/>
          </w:tcPr>
          <w:p>
            <w:pPr>
              <w:pStyle w:val="TableHeading"/>
              <w:spacing w:before="120" w:after="60"/>
              <w:jc w:val="center"/>
              <w:rPr/>
            </w:pPr>
            <w:r>
              <w:rPr/>
              <w:t>Opis</w:t>
            </w:r>
          </w:p>
        </w:tc>
        <w:tc>
          <w:tcPr>
            <w:tcW w:w="2972" w:type="dxa"/>
            <w:tcBorders/>
            <w:vAlign w:val="center"/>
          </w:tcPr>
          <w:p>
            <w:pPr>
              <w:pStyle w:val="TableHeading"/>
              <w:spacing w:before="120" w:after="60"/>
              <w:jc w:val="center"/>
              <w:rPr/>
            </w:pPr>
            <w:r>
              <w:rPr/>
              <w:t>Tip podatka</w:t>
            </w:r>
          </w:p>
        </w:tc>
      </w:tr>
      <w:tr>
        <w:trPr/>
        <w:tc>
          <w:tcPr>
            <w:tcW w:w="1650" w:type="dxa"/>
            <w:tcBorders/>
            <w:vAlign w:val="center"/>
          </w:tcPr>
          <w:p>
            <w:pPr>
              <w:pStyle w:val="TableContents"/>
              <w:widowControl w:val="false"/>
              <w:suppressLineNumbers/>
              <w:spacing w:before="120" w:after="60"/>
              <w:rPr/>
            </w:pPr>
            <w:r>
              <w:rPr/>
              <w:t>idGost</w:t>
            </w:r>
          </w:p>
        </w:tc>
        <w:tc>
          <w:tcPr>
            <w:tcW w:w="3055" w:type="dxa"/>
            <w:tcBorders/>
            <w:vAlign w:val="center"/>
          </w:tcPr>
          <w:p>
            <w:pPr>
              <w:pStyle w:val="TableContents"/>
              <w:widowControl w:val="false"/>
              <w:suppressLineNumbers/>
              <w:spacing w:before="120" w:after="60"/>
              <w:rPr/>
            </w:pPr>
            <w:r>
              <w:rPr/>
              <w:t>Identifikator gosta</w:t>
            </w:r>
          </w:p>
        </w:tc>
        <w:tc>
          <w:tcPr>
            <w:tcW w:w="2972" w:type="dxa"/>
            <w:tcBorders/>
            <w:vAlign w:val="center"/>
          </w:tcPr>
          <w:p>
            <w:pPr>
              <w:pStyle w:val="TableContents"/>
              <w:widowControl w:val="false"/>
              <w:suppressLineNumbers/>
              <w:spacing w:before="120" w:after="60"/>
              <w:rPr/>
            </w:pPr>
            <w:r>
              <w:rPr/>
              <w:t>INT</w:t>
            </w:r>
          </w:p>
        </w:tc>
      </w:tr>
      <w:tr>
        <w:trPr/>
        <w:tc>
          <w:tcPr>
            <w:tcW w:w="1650" w:type="dxa"/>
            <w:tcBorders/>
            <w:vAlign w:val="center"/>
          </w:tcPr>
          <w:p>
            <w:pPr>
              <w:pStyle w:val="TableContents"/>
              <w:widowControl w:val="false"/>
              <w:suppressLineNumbers/>
              <w:spacing w:before="120" w:after="60"/>
              <w:rPr/>
            </w:pPr>
            <w:r>
              <w:rPr/>
              <w:t>ime</w:t>
            </w:r>
          </w:p>
        </w:tc>
        <w:tc>
          <w:tcPr>
            <w:tcW w:w="3055" w:type="dxa"/>
            <w:tcBorders/>
            <w:vAlign w:val="center"/>
          </w:tcPr>
          <w:p>
            <w:pPr>
              <w:pStyle w:val="TableContents"/>
              <w:widowControl w:val="false"/>
              <w:suppressLineNumbers/>
              <w:spacing w:before="120" w:after="60"/>
              <w:rPr/>
            </w:pPr>
            <w:r>
              <w:rPr/>
              <w:t>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prezime</w:t>
            </w:r>
          </w:p>
        </w:tc>
        <w:tc>
          <w:tcPr>
            <w:tcW w:w="3055" w:type="dxa"/>
            <w:tcBorders/>
            <w:vAlign w:val="center"/>
          </w:tcPr>
          <w:p>
            <w:pPr>
              <w:pStyle w:val="TableContents"/>
              <w:widowControl w:val="false"/>
              <w:suppressLineNumbers/>
              <w:spacing w:before="120" w:after="60"/>
              <w:rPr/>
            </w:pPr>
            <w:r>
              <w:rPr/>
              <w:t>Prezime gosta</w:t>
            </w:r>
          </w:p>
        </w:tc>
        <w:tc>
          <w:tcPr>
            <w:tcW w:w="2972" w:type="dxa"/>
            <w:tcBorders/>
            <w:vAlign w:val="center"/>
          </w:tcPr>
          <w:p>
            <w:pPr>
              <w:pStyle w:val="TableContents"/>
              <w:widowControl w:val="false"/>
              <w:suppressLineNumbers/>
              <w:spacing w:before="120" w:after="60"/>
              <w:rPr/>
            </w:pPr>
            <w:r>
              <w:rPr/>
              <w:t>VARCHAR</w:t>
            </w:r>
          </w:p>
        </w:tc>
      </w:tr>
      <w:tr>
        <w:trPr/>
        <w:tc>
          <w:tcPr>
            <w:tcW w:w="1650" w:type="dxa"/>
            <w:tcBorders/>
            <w:vAlign w:val="center"/>
          </w:tcPr>
          <w:p>
            <w:pPr>
              <w:pStyle w:val="TableContents"/>
              <w:widowControl w:val="false"/>
              <w:suppressLineNumbers/>
              <w:spacing w:before="120" w:after="60"/>
              <w:rPr/>
            </w:pPr>
            <w:r>
              <w:rPr/>
              <w:t>email</w:t>
            </w:r>
          </w:p>
        </w:tc>
        <w:tc>
          <w:tcPr>
            <w:tcW w:w="3055" w:type="dxa"/>
            <w:tcBorders/>
            <w:vAlign w:val="center"/>
          </w:tcPr>
          <w:p>
            <w:pPr>
              <w:pStyle w:val="TableContents"/>
              <w:widowControl w:val="false"/>
              <w:suppressLineNumbers/>
              <w:spacing w:before="120" w:after="60"/>
              <w:rPr/>
            </w:pPr>
            <w:r>
              <w:rPr/>
              <w:t>Kontakt email</w:t>
            </w:r>
          </w:p>
        </w:tc>
        <w:tc>
          <w:tcPr>
            <w:tcW w:w="2972" w:type="dxa"/>
            <w:tcBorders/>
            <w:vAlign w:val="center"/>
          </w:tcPr>
          <w:p>
            <w:pPr>
              <w:pStyle w:val="TableContents"/>
              <w:widowControl w:val="false"/>
              <w:suppressLineNumbers/>
              <w:spacing w:before="120" w:after="60"/>
              <w:rPr/>
            </w:pPr>
            <w:r>
              <w:rPr/>
              <w:t>VARCHAR</w:t>
            </w:r>
          </w:p>
        </w:tc>
      </w:tr>
    </w:tbl>
    <w:p>
      <w:pPr>
        <w:pStyle w:val="HorizontalLine"/>
        <w:rPr/>
      </w:pPr>
      <w:r>
        <w:rPr/>
      </w:r>
    </w:p>
    <w:p>
      <w:pPr>
        <w:pStyle w:val="Heading2"/>
        <w:ind w:hanging="0" w:start="0"/>
        <w:rPr/>
      </w:pPr>
      <w:bookmarkStart w:id="33" w:name="__RefHeading___Toc2032_1920549070"/>
      <w:bookmarkEnd w:id="33"/>
      <w:r>
        <w:rPr/>
        <w:t>Veze u ER modelu</w:t>
      </w:r>
    </w:p>
    <w:p>
      <w:pPr>
        <w:pStyle w:val="Heading3"/>
        <w:numPr>
          <w:ilvl w:val="0"/>
          <w:numId w:val="0"/>
        </w:numPr>
        <w:ind w:hanging="0" w:start="851"/>
        <w:rPr/>
      </w:pPr>
      <w:r>
        <w:rPr/>
      </w:r>
    </w:p>
    <w:p>
      <w:pPr>
        <w:pStyle w:val="Heading3"/>
        <w:ind w:hanging="0" w:start="0"/>
        <w:rPr/>
      </w:pPr>
      <w:bookmarkStart w:id="34" w:name="__RefHeading___Toc2034_1920549070"/>
      <w:bookmarkEnd w:id="34"/>
      <w:r>
        <w:rPr/>
        <w:t xml:space="preserve">Veza </w:t>
      </w:r>
      <w:r>
        <w:rPr>
          <w:rStyle w:val="Strong"/>
          <w:b/>
          <w:bCs/>
        </w:rPr>
        <w:t>KorisnikProstor</w:t>
      </w:r>
    </w:p>
    <w:p>
      <w:pPr>
        <w:pStyle w:val="BodyText"/>
        <w:rPr/>
      </w:pPr>
      <w:r>
        <w:rPr/>
        <w:t xml:space="preserve">Korisnik </w:t>
      </w:r>
      <w:r>
        <w:rPr/>
        <w:t xml:space="preserve">može </w:t>
      </w:r>
      <w:r>
        <w:rPr/>
        <w:t>unijeti</w:t>
      </w:r>
      <w:r>
        <w:rPr/>
        <w:t xml:space="preserve"> </w:t>
      </w:r>
      <w:r>
        <w:rPr/>
        <w:t xml:space="preserve">0 ili </w:t>
      </w:r>
      <w:r>
        <w:rPr/>
        <w:t xml:space="preserve">više prostora </w:t>
      </w:r>
      <w:r>
        <w:rPr/>
        <w:t xml:space="preserve">u sustav, </w:t>
      </w:r>
      <w:r>
        <w:rPr/>
        <w:t>veza KorisnikProstor je 1:N veza</w:t>
      </w:r>
      <w:r>
        <w:rPr/>
        <w:t xml:space="preserve"> </w:t>
      </w:r>
      <w:r>
        <w:rPr/>
        <w:t>(</w:t>
      </w:r>
      <w:r>
        <w:rPr/>
        <w:fldChar w:fldCharType="begin"/>
      </w:r>
      <w:r>
        <w:rPr/>
        <w:instrText xml:space="preserve"> REF Ref_Tablica7_label_and_number \h </w:instrText>
      </w:r>
      <w:r>
        <w:rPr/>
        <w:fldChar w:fldCharType="separate"/>
      </w:r>
      <w:r>
        <w:rPr/>
        <w:t>Tablica 4.8</w:t>
      </w:r>
      <w:r>
        <w:rPr/>
        <w:fldChar w:fldCharType="end"/>
      </w:r>
      <w:r>
        <w:rPr/>
        <w:t>).</w:t>
      </w:r>
    </w:p>
    <w:p>
      <w:pPr>
        <w:pStyle w:val="BodyText"/>
        <w:rPr/>
      </w:pPr>
      <w:r>
        <w:rPr>
          <w:rStyle w:val="Strong"/>
          <w:b w:val="false"/>
          <w:bCs w:val="false"/>
        </w:rPr>
        <w:t>PK = {idKorisnik, idProstor}</w:t>
      </w:r>
    </w:p>
    <w:p>
      <w:pPr>
        <w:pStyle w:val="Tablica"/>
        <w:keepNext w:val="true"/>
        <w:rPr/>
      </w:pPr>
      <w:bookmarkStart w:id="35" w:name="Ref_Tablica7_label_and_number"/>
      <w:r>
        <w:rPr/>
        <w:t xml:space="preserve">Tablica </w:t>
      </w:r>
      <w:r>
        <w:rPr/>
        <w:fldChar w:fldCharType="begin"/>
      </w:r>
      <w:r>
        <w:rPr/>
        <w:instrText xml:space="preserve"> SEQ Tablica \* ARABIC </w:instrText>
      </w:r>
      <w:r>
        <w:rPr/>
        <w:fldChar w:fldCharType="separate"/>
      </w:r>
      <w:r>
        <w:rPr/>
        <w:t>4.8</w:t>
      </w:r>
      <w:r>
        <w:rPr/>
        <w:fldChar w:fldCharType="end"/>
      </w:r>
      <w:bookmarkEnd w:id="35"/>
      <w:r>
        <w:rPr/>
        <w:t xml:space="preserve"> </w:t>
      </w:r>
      <w:r>
        <w:rPr/>
        <w:t>Veza KorisnikProstor</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Vlasnik prostora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 xml:space="preserve">Prostor </w:t>
            </w:r>
            <w:r>
              <w:rPr/>
              <w:t>koji je organizator unio u sustav</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Heading3"/>
        <w:ind w:hanging="0" w:start="0"/>
        <w:rPr/>
      </w:pPr>
      <w:bookmarkStart w:id="36" w:name="__RefHeading___Toc2036_1920549070"/>
      <w:bookmarkEnd w:id="36"/>
      <w:r>
        <w:rPr/>
        <w:t xml:space="preserve">Veza </w:t>
      </w:r>
      <w:r>
        <w:rPr>
          <w:rStyle w:val="Strong"/>
          <w:b/>
          <w:bCs/>
        </w:rPr>
        <w:t>ProstorTermin</w:t>
      </w:r>
    </w:p>
    <w:p>
      <w:pPr>
        <w:pStyle w:val="BodyText"/>
        <w:rPr/>
      </w:pPr>
      <w:r>
        <w:rPr/>
        <w:t xml:space="preserve">Definira termine koji su dostupni za određeni prostor </w:t>
      </w:r>
      <w:r>
        <w:rPr/>
        <w:t>(</w:t>
      </w:r>
      <w:r>
        <w:rPr/>
        <w:fldChar w:fldCharType="begin"/>
      </w:r>
      <w:r>
        <w:rPr/>
        <w:instrText xml:space="preserve"> REF Ref_Tablica8_label_and_number \h </w:instrText>
      </w:r>
      <w:r>
        <w:rPr/>
        <w:fldChar w:fldCharType="separate"/>
      </w:r>
      <w:r>
        <w:rPr/>
        <w:t>Tablica 4.9</w:t>
      </w:r>
      <w:r>
        <w:rPr/>
        <w:fldChar w:fldCharType="end"/>
      </w:r>
      <w:r>
        <w:rPr/>
        <w:t>).</w:t>
      </w:r>
    </w:p>
    <w:p>
      <w:pPr>
        <w:pStyle w:val="BodyText"/>
        <w:rPr/>
      </w:pPr>
      <w:r>
        <w:rPr/>
        <w:t>Veza ProstorTermin je N:N veza.</w:t>
      </w:r>
    </w:p>
    <w:p>
      <w:pPr>
        <w:pStyle w:val="BodyText"/>
        <w:rPr/>
      </w:pPr>
      <w:r>
        <w:rPr>
          <w:rStyle w:val="Strong"/>
          <w:b w:val="false"/>
          <w:bCs w:val="false"/>
        </w:rPr>
        <w:t>PK = {idProstor, idTermin}</w:t>
      </w:r>
    </w:p>
    <w:p>
      <w:pPr>
        <w:pStyle w:val="Tablica"/>
        <w:keepNext w:val="true"/>
        <w:rPr/>
      </w:pPr>
      <w:bookmarkStart w:id="37" w:name="Ref_Tablica8_label_and_number"/>
      <w:r>
        <w:rPr/>
        <w:t xml:space="preserve">Tablica </w:t>
      </w:r>
      <w:r>
        <w:rPr/>
        <w:fldChar w:fldCharType="begin"/>
      </w:r>
      <w:r>
        <w:rPr/>
        <w:instrText xml:space="preserve"> SEQ Tablica \* ARABIC </w:instrText>
      </w:r>
      <w:r>
        <w:rPr/>
        <w:fldChar w:fldCharType="separate"/>
      </w:r>
      <w:r>
        <w:rPr/>
        <w:t>4.9</w:t>
      </w:r>
      <w:r>
        <w:rPr/>
        <w:fldChar w:fldCharType="end"/>
      </w:r>
      <w:bookmarkEnd w:id="37"/>
      <w:r>
        <w:rPr/>
        <w:t xml:space="preserve"> </w:t>
      </w:r>
      <w:r>
        <w:rPr/>
        <w:t>Veza ProstorTermin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prostora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38" w:name="__RefHeading___Toc2038_1920549070"/>
      <w:bookmarkEnd w:id="38"/>
      <w:r>
        <w:rPr/>
        <w:t xml:space="preserve">Veza </w:t>
      </w:r>
      <w:r>
        <w:rPr>
          <w:rStyle w:val="Strong"/>
          <w:b/>
          <w:bCs/>
        </w:rPr>
        <w:t>KorisnikDogadjaj</w:t>
      </w:r>
    </w:p>
    <w:p>
      <w:pPr>
        <w:pStyle w:val="BodyText"/>
        <w:rPr/>
      </w:pPr>
      <w:r>
        <w:rPr/>
        <w:t>Korisnik</w:t>
      </w:r>
      <w:r>
        <w:rPr/>
        <w:t xml:space="preserve"> organizira </w:t>
      </w:r>
      <w:r>
        <w:rPr/>
        <w:t>0</w:t>
      </w:r>
      <w:r>
        <w:rPr/>
        <w:t xml:space="preserve"> ili više događaja </w:t>
      </w:r>
      <w:r>
        <w:rPr/>
        <w:t>(</w:t>
      </w:r>
      <w:r>
        <w:rPr>
          <w:rStyle w:val="Strong"/>
          <w:b w:val="false"/>
          <w:bCs w:val="false"/>
        </w:rPr>
        <w:fldChar w:fldCharType="begin"/>
      </w:r>
      <w:r>
        <w:rPr>
          <w:rStyle w:val="Strong"/>
          <w:b w:val="false"/>
          <w:bCs w:val="false"/>
        </w:rPr>
        <w:instrText xml:space="preserve"> REF Ref_Tablica9_label_and_number \h </w:instrText>
      </w:r>
      <w:r>
        <w:rPr>
          <w:rStyle w:val="Strong"/>
          <w:b w:val="false"/>
          <w:bCs w:val="false"/>
        </w:rPr>
        <w:fldChar w:fldCharType="separate"/>
      </w:r>
      <w:r>
        <w:rPr>
          <w:rStyle w:val="Strong"/>
          <w:b w:val="false"/>
          <w:bCs w:val="false"/>
        </w:rPr>
        <w:t>Tablica 4.10</w:t>
      </w:r>
      <w:r>
        <w:rPr>
          <w:rStyle w:val="Strong"/>
          <w:b w:val="false"/>
          <w:bCs w:val="false"/>
        </w:rPr>
        <w:fldChar w:fldCharType="end"/>
      </w:r>
      <w:r>
        <w:rPr/>
        <w:t>).</w:t>
      </w:r>
    </w:p>
    <w:p>
      <w:pPr>
        <w:pStyle w:val="BodyText"/>
        <w:rPr/>
      </w:pPr>
      <w:r>
        <w:rPr/>
        <w:t>Veza KorisnikDogadjaj je 1 : N veza.</w:t>
      </w:r>
    </w:p>
    <w:p>
      <w:pPr>
        <w:pStyle w:val="BodyText"/>
        <w:rPr/>
      </w:pPr>
      <w:r>
        <w:rPr>
          <w:rStyle w:val="Strong"/>
          <w:b w:val="false"/>
          <w:bCs w:val="false"/>
        </w:rPr>
        <w:t>PK = {idKorisnik, idDogadjaj}</w:t>
      </w:r>
    </w:p>
    <w:p>
      <w:pPr>
        <w:pStyle w:val="Tablica"/>
        <w:keepNext w:val="true"/>
        <w:rPr/>
      </w:pPr>
      <w:bookmarkStart w:id="39" w:name="Ref_Tablica9_label_and_number"/>
      <w:r>
        <w:rPr/>
        <w:t xml:space="preserve">Tablica </w:t>
      </w:r>
      <w:r>
        <w:rPr/>
        <w:fldChar w:fldCharType="begin"/>
      </w:r>
      <w:r>
        <w:rPr/>
        <w:instrText xml:space="preserve"> SEQ Tablica \* ARABIC </w:instrText>
      </w:r>
      <w:r>
        <w:rPr/>
        <w:fldChar w:fldCharType="separate"/>
      </w:r>
      <w:r>
        <w:rPr/>
        <w:t>4.10</w:t>
      </w:r>
      <w:r>
        <w:rPr/>
        <w:fldChar w:fldCharType="end"/>
      </w:r>
      <w:bookmarkEnd w:id="39"/>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Organizator</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Organizirani 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0" w:name="__RefHeading___Toc2040_1920549070"/>
      <w:bookmarkEnd w:id="40"/>
      <w:r>
        <w:rPr/>
        <w:t xml:space="preserve">Veza </w:t>
      </w:r>
      <w:r>
        <w:rPr>
          <w:rStyle w:val="Strong"/>
          <w:b/>
          <w:bCs/>
        </w:rPr>
        <w:t>Korisnik</w:t>
      </w:r>
      <w:r>
        <w:rPr>
          <w:rStyle w:val="Strong"/>
          <w:b/>
          <w:bCs/>
        </w:rPr>
        <w:t>Ponuda</w:t>
      </w:r>
    </w:p>
    <w:p>
      <w:pPr>
        <w:pStyle w:val="BodyText"/>
        <w:rPr/>
      </w:pPr>
      <w:r>
        <w:rPr/>
        <w:t xml:space="preserve">Korisnik </w:t>
      </w:r>
      <w:r>
        <w:rPr/>
        <w:t>stvara 0 ili više ponuda</w:t>
      </w:r>
      <w:r>
        <w:rPr/>
        <w:t xml:space="preserve"> </w:t>
      </w:r>
      <w:r>
        <w:rPr/>
        <w:t>(</w:t>
      </w:r>
      <w:r>
        <w:rPr/>
        <w:fldChar w:fldCharType="begin"/>
      </w:r>
      <w:r>
        <w:rPr/>
        <w:instrText xml:space="preserve"> REF Ref_Tablica10_label_and_number \h </w:instrText>
      </w:r>
      <w:r>
        <w:rPr/>
        <w:fldChar w:fldCharType="separate"/>
      </w:r>
      <w:r>
        <w:rPr/>
        <w:t>Tablica 4.11</w:t>
      </w:r>
      <w:r>
        <w:rPr/>
        <w:fldChar w:fldCharType="end"/>
      </w:r>
      <w:r>
        <w:rPr/>
        <w:t>).</w:t>
      </w:r>
    </w:p>
    <w:p>
      <w:pPr>
        <w:pStyle w:val="BodyText"/>
        <w:rPr/>
      </w:pPr>
      <w:r>
        <w:rPr/>
        <w:t>Veza KorisnikPonuda je  1:N veza.</w:t>
      </w:r>
    </w:p>
    <w:p>
      <w:pPr>
        <w:pStyle w:val="BodyText"/>
        <w:rPr/>
      </w:pPr>
      <w:r>
        <w:rPr>
          <w:rStyle w:val="Strong"/>
          <w:b w:val="false"/>
          <w:bCs w:val="false"/>
        </w:rPr>
        <w:t>PK = {idKorisnik, idDogadjaj}</w:t>
      </w:r>
    </w:p>
    <w:p>
      <w:pPr>
        <w:pStyle w:val="Tablica"/>
        <w:keepNext w:val="true"/>
        <w:rPr/>
      </w:pPr>
      <w:bookmarkStart w:id="41" w:name="Ref_Tablica10_label_and_number"/>
      <w:r>
        <w:rPr/>
        <w:t xml:space="preserve">Tablica </w:t>
      </w:r>
      <w:r>
        <w:rPr/>
        <w:fldChar w:fldCharType="begin"/>
      </w:r>
      <w:r>
        <w:rPr/>
        <w:instrText xml:space="preserve"> SEQ Tablica \* ARABIC </w:instrText>
      </w:r>
      <w:r>
        <w:rPr/>
        <w:fldChar w:fldCharType="separate"/>
      </w:r>
      <w:r>
        <w:rPr/>
        <w:t>4.11</w:t>
      </w:r>
      <w:r>
        <w:rPr/>
        <w:fldChar w:fldCharType="end"/>
      </w:r>
      <w:bookmarkEnd w:id="41"/>
      <w:r>
        <w:rPr/>
        <w:t xml:space="preserve"> </w:t>
      </w:r>
      <w:r>
        <w:rPr/>
        <w:t>Veza KorisnikDogadjaj</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rPr/>
            </w:pPr>
            <w:r>
              <w:rPr/>
              <w:t>Atribut</w:t>
            </w:r>
          </w:p>
        </w:tc>
        <w:tc>
          <w:tcPr>
            <w:tcW w:w="3054" w:type="dxa"/>
            <w:tcBorders/>
            <w:vAlign w:val="center"/>
          </w:tcPr>
          <w:p>
            <w:pPr>
              <w:pStyle w:val="TableHeading"/>
              <w:spacing w:before="120" w:after="60"/>
              <w:rPr/>
            </w:pPr>
            <w:r>
              <w:rPr/>
              <w:t>Opis</w:t>
            </w:r>
          </w:p>
        </w:tc>
        <w:tc>
          <w:tcPr>
            <w:tcW w:w="2973" w:type="dxa"/>
            <w:tcBorders/>
            <w:vAlign w:val="center"/>
          </w:tcPr>
          <w:p>
            <w:pPr>
              <w:pStyle w:val="TableHeading"/>
              <w:spacing w:before="120" w:after="60"/>
              <w:rPr/>
            </w:pPr>
            <w:r>
              <w:rPr/>
              <w:t>Tip podatka</w:t>
            </w:r>
          </w:p>
        </w:tc>
      </w:tr>
      <w:tr>
        <w:trPr/>
        <w:tc>
          <w:tcPr>
            <w:tcW w:w="1623" w:type="dxa"/>
            <w:tcBorders/>
            <w:vAlign w:val="center"/>
          </w:tcPr>
          <w:p>
            <w:pPr>
              <w:pStyle w:val="TableContents"/>
              <w:spacing w:before="120" w:after="60"/>
              <w:rPr/>
            </w:pPr>
            <w:r>
              <w:rPr/>
              <w:t>idKorisnik</w:t>
            </w:r>
          </w:p>
        </w:tc>
        <w:tc>
          <w:tcPr>
            <w:tcW w:w="3054" w:type="dxa"/>
            <w:tcBorders/>
            <w:vAlign w:val="center"/>
          </w:tcPr>
          <w:p>
            <w:pPr>
              <w:pStyle w:val="TableContents"/>
              <w:spacing w:before="120" w:after="60"/>
              <w:rPr/>
            </w:pPr>
            <w:r>
              <w:rPr/>
              <w:t>Organizator</w:t>
            </w:r>
          </w:p>
        </w:tc>
        <w:tc>
          <w:tcPr>
            <w:tcW w:w="2973" w:type="dxa"/>
            <w:tcBorders/>
            <w:vAlign w:val="center"/>
          </w:tcPr>
          <w:p>
            <w:pPr>
              <w:pStyle w:val="TableContents"/>
              <w:spacing w:before="120" w:after="60"/>
              <w:rPr/>
            </w:pPr>
            <w:r>
              <w:rPr/>
              <w:t>INT</w:t>
            </w:r>
          </w:p>
        </w:tc>
      </w:tr>
      <w:tr>
        <w:trPr/>
        <w:tc>
          <w:tcPr>
            <w:tcW w:w="1623" w:type="dxa"/>
            <w:tcBorders/>
            <w:vAlign w:val="center"/>
          </w:tcPr>
          <w:p>
            <w:pPr>
              <w:pStyle w:val="TableContents"/>
              <w:spacing w:before="120" w:after="60"/>
              <w:rPr/>
            </w:pPr>
            <w:r>
              <w:rPr/>
              <w:t>id</w:t>
            </w:r>
            <w:r>
              <w:rPr/>
              <w:t>Ponuda</w:t>
            </w:r>
          </w:p>
        </w:tc>
        <w:tc>
          <w:tcPr>
            <w:tcW w:w="3054" w:type="dxa"/>
            <w:tcBorders/>
            <w:vAlign w:val="center"/>
          </w:tcPr>
          <w:p>
            <w:pPr>
              <w:pStyle w:val="TableContents"/>
              <w:spacing w:before="120" w:after="60"/>
              <w:rPr/>
            </w:pPr>
            <w:r>
              <w:rPr/>
              <w:t>Ponuda koju je stvorio organizator</w:t>
            </w:r>
          </w:p>
        </w:tc>
        <w:tc>
          <w:tcPr>
            <w:tcW w:w="2973" w:type="dxa"/>
            <w:tcBorders/>
            <w:vAlign w:val="center"/>
          </w:tcPr>
          <w:p>
            <w:pPr>
              <w:pStyle w:val="TableContents"/>
              <w:spacing w:before="120" w:after="60"/>
              <w:rPr/>
            </w:pPr>
            <w:r>
              <w:rPr/>
              <w:t>INT</w:t>
            </w:r>
          </w:p>
        </w:tc>
      </w:tr>
    </w:tbl>
    <w:p>
      <w:pPr>
        <w:pStyle w:val="HorizontalLine"/>
        <w:rPr/>
      </w:pPr>
      <w:r>
        <w:rPr/>
      </w:r>
    </w:p>
    <w:p>
      <w:pPr>
        <w:pStyle w:val="Heading3"/>
        <w:ind w:hanging="0" w:start="0"/>
        <w:rPr/>
      </w:pPr>
      <w:bookmarkStart w:id="42" w:name="__RefHeading___Toc2042_1920549070"/>
      <w:bookmarkEnd w:id="42"/>
      <w:r>
        <w:rPr/>
        <w:t xml:space="preserve">Veza </w:t>
      </w:r>
      <w:r>
        <w:rPr>
          <w:rStyle w:val="Strong"/>
          <w:b/>
          <w:bCs/>
        </w:rPr>
        <w:t>DogadjajPonuda</w:t>
      </w:r>
    </w:p>
    <w:p>
      <w:pPr>
        <w:pStyle w:val="BodyText"/>
        <w:rPr/>
      </w:pPr>
      <w:r>
        <w:rPr/>
        <w:t xml:space="preserve">Više ponuda može biti povezano s jednim događajem. </w:t>
      </w:r>
      <w:r>
        <w:rPr/>
        <w:t xml:space="preserve">DogadajPonuda je </w:t>
      </w:r>
      <w:r>
        <w:rPr/>
        <w:t xml:space="preserve">N:N </w:t>
      </w:r>
      <w:r>
        <w:rPr/>
        <w:t>veza</w:t>
      </w:r>
      <w:r>
        <w:rPr/>
        <w:t xml:space="preserve"> </w:t>
      </w:r>
      <w:r>
        <w:rPr/>
        <w:t>(</w:t>
      </w:r>
      <w:r>
        <w:rPr/>
        <w:fldChar w:fldCharType="begin"/>
      </w:r>
      <w:r>
        <w:rPr/>
        <w:instrText xml:space="preserve"> REF Ref_Tablica11_label_and_number \h </w:instrText>
      </w:r>
      <w:r>
        <w:rPr/>
        <w:fldChar w:fldCharType="separate"/>
      </w:r>
      <w:r>
        <w:rPr/>
        <w:t>Tablica 4.12</w:t>
      </w:r>
      <w:r>
        <w:rPr/>
        <w:fldChar w:fldCharType="end"/>
      </w:r>
      <w:r>
        <w:rPr/>
        <w:t>).</w:t>
      </w:r>
    </w:p>
    <w:p>
      <w:pPr>
        <w:pStyle w:val="BodyText"/>
        <w:rPr/>
      </w:pPr>
      <w:r>
        <w:rPr>
          <w:rStyle w:val="Strong"/>
          <w:b w:val="false"/>
          <w:bCs w:val="false"/>
        </w:rPr>
        <w:t>PK = {idDogadjaj, idPonuda}</w:t>
      </w:r>
    </w:p>
    <w:p>
      <w:pPr>
        <w:pStyle w:val="Tablica"/>
        <w:keepNext w:val="true"/>
        <w:rPr/>
      </w:pPr>
      <w:bookmarkStart w:id="43" w:name="Ref_Tablica11_label_and_number"/>
      <w:r>
        <w:rPr/>
        <w:t xml:space="preserve">Tablica </w:t>
      </w:r>
      <w:r>
        <w:rPr/>
        <w:fldChar w:fldCharType="begin"/>
      </w:r>
      <w:r>
        <w:rPr/>
        <w:instrText xml:space="preserve"> SEQ Tablica \* ARABIC </w:instrText>
      </w:r>
      <w:r>
        <w:rPr/>
        <w:fldChar w:fldCharType="separate"/>
      </w:r>
      <w:r>
        <w:rPr/>
        <w:t>4.12</w:t>
      </w:r>
      <w:r>
        <w:rPr/>
        <w:fldChar w:fldCharType="end"/>
      </w:r>
      <w:bookmarkEnd w:id="43"/>
      <w:r>
        <w:rPr/>
        <w:t xml:space="preserve"> </w:t>
      </w:r>
      <w:r>
        <w:rPr/>
        <w:t>Veza DogadjajPonuda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idPonuda</w:t>
            </w:r>
          </w:p>
        </w:tc>
        <w:tc>
          <w:tcPr>
            <w:tcW w:w="3054" w:type="dxa"/>
            <w:tcBorders/>
            <w:vAlign w:val="center"/>
          </w:tcPr>
          <w:p>
            <w:pPr>
              <w:pStyle w:val="TableContents"/>
              <w:widowControl w:val="false"/>
              <w:suppressLineNumbers/>
              <w:spacing w:before="120" w:after="60"/>
              <w:rPr/>
            </w:pPr>
            <w:r>
              <w:rPr/>
              <w:t>Povezana ponuda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4" w:name="__RefHeading___Toc2044_1920549070"/>
      <w:bookmarkEnd w:id="44"/>
      <w:r>
        <w:rPr/>
        <w:t xml:space="preserve">Veza </w:t>
      </w:r>
      <w:r>
        <w:rPr>
          <w:rStyle w:val="Strong"/>
          <w:b/>
          <w:bCs/>
        </w:rPr>
        <w:t>seOdržava</w:t>
      </w:r>
    </w:p>
    <w:p>
      <w:pPr>
        <w:pStyle w:val="BodyText"/>
        <w:rPr/>
      </w:pPr>
      <w:r>
        <w:rPr/>
        <w:t xml:space="preserve">Događaj se </w:t>
      </w:r>
      <w:r>
        <w:rPr/>
        <w:t xml:space="preserve">uvijek </w:t>
      </w:r>
      <w:r>
        <w:rPr/>
        <w:t xml:space="preserve">održava u određenom prostoru </w:t>
      </w:r>
      <w:r>
        <w:rPr/>
        <w:t>(</w:t>
      </w:r>
      <w:r>
        <w:rPr/>
        <w:fldChar w:fldCharType="begin"/>
      </w:r>
      <w:r>
        <w:rPr/>
        <w:instrText xml:space="preserve"> REF Ref_Tablica12_label_and_number \h </w:instrText>
      </w:r>
      <w:r>
        <w:rPr/>
        <w:fldChar w:fldCharType="separate"/>
      </w:r>
      <w:r>
        <w:rPr/>
        <w:t>Tablica 4.13</w:t>
      </w:r>
      <w:r>
        <w:rPr/>
        <w:fldChar w:fldCharType="end"/>
      </w:r>
      <w:r>
        <w:rPr/>
        <w:t>).</w:t>
      </w:r>
    </w:p>
    <w:p>
      <w:pPr>
        <w:pStyle w:val="BodyText"/>
        <w:rPr/>
      </w:pPr>
      <w:r>
        <w:rPr/>
        <w:t xml:space="preserve">Veza seOdržava je 1:N veza. </w:t>
      </w:r>
    </w:p>
    <w:p>
      <w:pPr>
        <w:pStyle w:val="BodyText"/>
        <w:rPr/>
      </w:pPr>
      <w:r>
        <w:rPr>
          <w:rStyle w:val="Strong"/>
          <w:b w:val="false"/>
          <w:bCs w:val="false"/>
        </w:rPr>
        <w:t>PK = {idDogadjaj, idProstor}</w:t>
      </w:r>
    </w:p>
    <w:p>
      <w:pPr>
        <w:pStyle w:val="Tablica"/>
        <w:keepNext w:val="true"/>
        <w:rPr/>
      </w:pPr>
      <w:bookmarkStart w:id="45" w:name="Ref_Tablica12_label_and_number"/>
      <w:r>
        <w:rPr/>
        <w:t xml:space="preserve">Tablica </w:t>
      </w:r>
      <w:r>
        <w:rPr/>
        <w:fldChar w:fldCharType="begin"/>
      </w:r>
      <w:r>
        <w:rPr/>
        <w:instrText xml:space="preserve"> SEQ Tablica \* ARABIC </w:instrText>
      </w:r>
      <w:r>
        <w:rPr/>
        <w:fldChar w:fldCharType="separate"/>
      </w:r>
      <w:r>
        <w:rPr/>
        <w:t>4.13</w:t>
      </w:r>
      <w:r>
        <w:rPr/>
        <w:fldChar w:fldCharType="end"/>
      </w:r>
      <w:bookmarkEnd w:id="45"/>
      <w:r>
        <w:rPr/>
        <w:t xml:space="preserve"> </w:t>
      </w:r>
      <w:r>
        <w:rPr/>
        <w:t>Veza seOdržava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idProstor</w:t>
            </w:r>
          </w:p>
        </w:tc>
        <w:tc>
          <w:tcPr>
            <w:tcW w:w="3054" w:type="dxa"/>
            <w:tcBorders/>
            <w:vAlign w:val="center"/>
          </w:tcPr>
          <w:p>
            <w:pPr>
              <w:pStyle w:val="TableContents"/>
              <w:widowControl w:val="false"/>
              <w:suppressLineNumbers/>
              <w:spacing w:before="120" w:after="60"/>
              <w:rPr/>
            </w:pPr>
            <w:r>
              <w:rPr/>
              <w:t>Prostor</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46" w:name="__RefHeading___Toc2046_1920549070"/>
      <w:bookmarkEnd w:id="46"/>
      <w:r>
        <w:rPr/>
        <w:t xml:space="preserve">Veza </w:t>
      </w:r>
      <w:r>
        <w:rPr>
          <w:rStyle w:val="Strong"/>
          <w:b/>
          <w:bCs/>
        </w:rPr>
        <w:t>JeZakazan</w:t>
      </w:r>
    </w:p>
    <w:p>
      <w:pPr>
        <w:pStyle w:val="BodyText"/>
        <w:rPr/>
      </w:pPr>
      <w:r>
        <w:rPr/>
        <w:t xml:space="preserve">Događaj je rezerviran kroz sustav rezervacija. </w:t>
      </w:r>
      <w:r>
        <w:rPr/>
        <w:t>(</w:t>
      </w:r>
      <w:r>
        <w:rPr/>
        <w:fldChar w:fldCharType="begin"/>
      </w:r>
      <w:r>
        <w:rPr/>
        <w:instrText xml:space="preserve"> REF Ref_Tablica13_label_and_number \h </w:instrText>
      </w:r>
      <w:r>
        <w:rPr/>
        <w:fldChar w:fldCharType="separate"/>
      </w:r>
      <w:r>
        <w:rPr/>
        <w:t>Tablica 4.14</w:t>
      </w:r>
      <w:r>
        <w:rPr/>
        <w:fldChar w:fldCharType="end"/>
      </w:r>
      <w:r>
        <w:rPr/>
        <w:t>).</w:t>
      </w:r>
    </w:p>
    <w:p>
      <w:pPr>
        <w:pStyle w:val="BodyText"/>
        <w:rPr/>
      </w:pPr>
      <w:r>
        <w:rPr/>
        <w:t>Veza JeZakazan je 1:N veza.</w:t>
      </w:r>
    </w:p>
    <w:p>
      <w:pPr>
        <w:pStyle w:val="BodyText"/>
        <w:rPr/>
      </w:pPr>
      <w:r>
        <w:rPr>
          <w:rStyle w:val="Strong"/>
          <w:b w:val="false"/>
          <w:bCs w:val="false"/>
        </w:rPr>
        <w:t>PK = {idRezervacija, idDogadjaj}</w:t>
      </w:r>
    </w:p>
    <w:p>
      <w:pPr>
        <w:pStyle w:val="Tablica"/>
        <w:keepNext w:val="true"/>
        <w:rPr/>
      </w:pPr>
      <w:bookmarkStart w:id="47" w:name="Ref_Tablica13_label_and_number"/>
      <w:r>
        <w:rPr/>
        <w:t xml:space="preserve">Tablica </w:t>
      </w:r>
      <w:r>
        <w:rPr/>
        <w:fldChar w:fldCharType="begin"/>
      </w:r>
      <w:r>
        <w:rPr/>
        <w:instrText xml:space="preserve"> SEQ Tablica \* ARABIC </w:instrText>
      </w:r>
      <w:r>
        <w:rPr/>
        <w:fldChar w:fldCharType="separate"/>
      </w:r>
      <w:r>
        <w:rPr/>
        <w:t>4.14</w:t>
      </w:r>
      <w:r>
        <w:rPr/>
        <w:fldChar w:fldCharType="end"/>
      </w:r>
      <w:bookmarkEnd w:id="47"/>
      <w:r>
        <w:rPr/>
        <w:t xml:space="preserve"> </w:t>
      </w:r>
      <w:r>
        <w:rPr/>
        <w:t>Veza JeZakazan</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idDogadjaj</w:t>
            </w:r>
          </w:p>
        </w:tc>
        <w:tc>
          <w:tcPr>
            <w:tcW w:w="3054" w:type="dxa"/>
            <w:tcBorders/>
            <w:vAlign w:val="center"/>
          </w:tcPr>
          <w:p>
            <w:pPr>
              <w:pStyle w:val="TableContents"/>
              <w:widowControl w:val="false"/>
              <w:suppressLineNumbers/>
              <w:spacing w:before="120" w:after="60"/>
              <w:rPr/>
            </w:pPr>
            <w:r>
              <w:rPr/>
              <w:t>Događaj</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3"/>
        <w:ind w:hanging="0" w:start="0"/>
        <w:rPr/>
      </w:pPr>
      <w:bookmarkStart w:id="48" w:name="__RefHeading___Toc2048_1920549070"/>
      <w:bookmarkEnd w:id="48"/>
      <w:r>
        <w:rPr/>
        <w:t xml:space="preserve">Veza </w:t>
      </w:r>
      <w:r>
        <w:rPr>
          <w:rStyle w:val="Strong"/>
          <w:b/>
          <w:bCs/>
        </w:rPr>
        <w:t>Rezervirao</w:t>
      </w:r>
    </w:p>
    <w:p>
      <w:pPr>
        <w:pStyle w:val="BodyText"/>
        <w:rPr/>
      </w:pPr>
      <w:r>
        <w:rPr/>
        <w:t>Korisnik (kupac) kreira rezervaciju.</w:t>
      </w:r>
      <w:r>
        <w:rPr/>
        <w:t>Veza Rezervirao je 1:N veza</w:t>
      </w:r>
      <w:r>
        <w:rPr/>
        <w:t xml:space="preserve"> </w:t>
      </w:r>
      <w:r>
        <w:rPr/>
        <w:t>(</w:t>
      </w:r>
      <w:r>
        <w:rPr/>
        <w:fldChar w:fldCharType="begin"/>
      </w:r>
      <w:r>
        <w:rPr/>
        <w:instrText xml:space="preserve"> REF Ref_Tablica14_label_and_number \h </w:instrText>
      </w:r>
      <w:r>
        <w:rPr/>
        <w:fldChar w:fldCharType="separate"/>
      </w:r>
      <w:r>
        <w:rPr/>
        <w:t>Tablica 4.15</w:t>
      </w:r>
      <w:r>
        <w:rPr/>
        <w:fldChar w:fldCharType="end"/>
      </w:r>
      <w:r>
        <w:rPr/>
        <w:t>).</w:t>
      </w:r>
    </w:p>
    <w:p>
      <w:pPr>
        <w:pStyle w:val="BodyText"/>
        <w:rPr/>
      </w:pPr>
      <w:r>
        <w:rPr>
          <w:rStyle w:val="Strong"/>
          <w:b w:val="false"/>
          <w:bCs w:val="false"/>
        </w:rPr>
        <w:t>PK = {idKorisnik, idRezervacija}</w:t>
      </w:r>
    </w:p>
    <w:p>
      <w:pPr>
        <w:pStyle w:val="Tablica"/>
        <w:keepNext w:val="true"/>
        <w:rPr/>
      </w:pPr>
      <w:bookmarkStart w:id="49" w:name="Ref_Tablica14_label_and_number"/>
      <w:r>
        <w:rPr/>
        <w:t xml:space="preserve">Tablica </w:t>
      </w:r>
      <w:r>
        <w:rPr/>
        <w:fldChar w:fldCharType="begin"/>
      </w:r>
      <w:r>
        <w:rPr/>
        <w:instrText xml:space="preserve"> SEQ Tablica \* ARABIC </w:instrText>
      </w:r>
      <w:r>
        <w:rPr/>
        <w:fldChar w:fldCharType="separate"/>
      </w:r>
      <w:r>
        <w:rPr/>
        <w:t>4.15</w:t>
      </w:r>
      <w:r>
        <w:rPr/>
        <w:fldChar w:fldCharType="end"/>
      </w:r>
      <w:bookmarkEnd w:id="49"/>
      <w:r>
        <w:rPr/>
        <w:t xml:space="preserve"> </w:t>
      </w:r>
      <w:r>
        <w:rPr/>
        <w:t>Veza Rezervirao</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idKorisnik</w:t>
            </w:r>
          </w:p>
        </w:tc>
        <w:tc>
          <w:tcPr>
            <w:tcW w:w="3054" w:type="dxa"/>
            <w:tcBorders/>
            <w:vAlign w:val="center"/>
          </w:tcPr>
          <w:p>
            <w:pPr>
              <w:pStyle w:val="TableContents"/>
              <w:widowControl w:val="false"/>
              <w:suppressLineNumbers/>
              <w:spacing w:before="120" w:after="60"/>
              <w:rPr/>
            </w:pPr>
            <w:r>
              <w:rPr/>
              <w:t>Kupac</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0" w:name="__RefHeading___Toc2050_1920549070"/>
      <w:bookmarkEnd w:id="50"/>
      <w:r>
        <w:rPr/>
        <w:t xml:space="preserve">Veza </w:t>
      </w:r>
      <w:r>
        <w:rPr>
          <w:rStyle w:val="Strong"/>
          <w:b/>
          <w:bCs/>
        </w:rPr>
        <w:t>SeOdvija</w:t>
      </w:r>
    </w:p>
    <w:p>
      <w:pPr>
        <w:pStyle w:val="BodyText"/>
        <w:rPr/>
      </w:pPr>
      <w:r>
        <w:rPr/>
        <w:t xml:space="preserve">Rezervacija je vezana uz konkretan termin, </w:t>
      </w:r>
      <w:r>
        <w:rPr/>
        <w:t>no termini mogu postojati bez odgovarajuće rezervacije ako su slobodni</w:t>
      </w:r>
      <w:r>
        <w:rPr/>
        <w:t xml:space="preserve">. </w:t>
      </w:r>
      <w:r>
        <w:rPr/>
        <w:t>Pritom je status termina</w:t>
      </w:r>
      <w:r>
        <w:rPr/>
        <w:t xml:space="preserve"> </w:t>
      </w:r>
      <w:r>
        <w:rPr/>
        <w:t xml:space="preserve">Veza </w:t>
      </w:r>
      <w:r>
        <w:rPr/>
        <w:t xml:space="preserve">seOdvija </w:t>
      </w:r>
      <w:r>
        <w:rPr/>
        <w:t xml:space="preserve">je 1:1 </w:t>
      </w:r>
      <w:r>
        <w:rPr/>
        <w:t xml:space="preserve">veza </w:t>
      </w:r>
      <w:r>
        <w:rPr/>
        <w:t>(</w:t>
      </w:r>
      <w:r>
        <w:rPr/>
        <w:fldChar w:fldCharType="begin"/>
      </w:r>
      <w:r>
        <w:rPr/>
        <w:instrText xml:space="preserve"> REF Ref_Tablica15_label_and_number \h </w:instrText>
      </w:r>
      <w:r>
        <w:rPr/>
        <w:fldChar w:fldCharType="separate"/>
      </w:r>
      <w:r>
        <w:rPr/>
        <w:t>Tablica 4.16</w:t>
      </w:r>
      <w:r>
        <w:rPr/>
        <w:fldChar w:fldCharType="end"/>
      </w:r>
      <w:r>
        <w:rPr/>
        <w:t>).</w:t>
      </w:r>
    </w:p>
    <w:p>
      <w:pPr>
        <w:pStyle w:val="BodyText"/>
        <w:rPr/>
      </w:pPr>
      <w:r>
        <w:rPr>
          <w:rStyle w:val="Strong"/>
          <w:b w:val="false"/>
          <w:bCs w:val="false"/>
        </w:rPr>
        <w:t>PK = {idRezervacija, idTermin}</w:t>
      </w:r>
    </w:p>
    <w:p>
      <w:pPr>
        <w:pStyle w:val="Tablica"/>
        <w:keepNext w:val="true"/>
        <w:rPr/>
      </w:pPr>
      <w:bookmarkStart w:id="51" w:name="Ref_Tablica15_label_and_number"/>
      <w:r>
        <w:rPr/>
        <w:t xml:space="preserve">Tablica </w:t>
      </w:r>
      <w:r>
        <w:rPr/>
        <w:fldChar w:fldCharType="begin"/>
      </w:r>
      <w:r>
        <w:rPr/>
        <w:instrText xml:space="preserve"> SEQ Tablica \* ARABIC </w:instrText>
      </w:r>
      <w:r>
        <w:rPr/>
        <w:fldChar w:fldCharType="separate"/>
      </w:r>
      <w:r>
        <w:rPr/>
        <w:t>4.16</w:t>
      </w:r>
      <w:r>
        <w:rPr/>
        <w:fldChar w:fldCharType="end"/>
      </w:r>
      <w:bookmarkEnd w:id="51"/>
      <w:r>
        <w:rPr/>
        <w:t xml:space="preserve"> </w:t>
      </w:r>
      <w:r>
        <w:rPr/>
        <w:t>Veza SeOdvija</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idTermin</w:t>
            </w:r>
          </w:p>
        </w:tc>
        <w:tc>
          <w:tcPr>
            <w:tcW w:w="3054" w:type="dxa"/>
            <w:tcBorders/>
            <w:vAlign w:val="center"/>
          </w:tcPr>
          <w:p>
            <w:pPr>
              <w:pStyle w:val="TableContents"/>
              <w:widowControl w:val="false"/>
              <w:suppressLineNumbers/>
              <w:spacing w:before="120" w:after="60"/>
              <w:rPr/>
            </w:pPr>
            <w:r>
              <w:rPr/>
              <w:t>Termin događaja</w:t>
            </w:r>
          </w:p>
        </w:tc>
        <w:tc>
          <w:tcPr>
            <w:tcW w:w="2973" w:type="dxa"/>
            <w:tcBorders/>
            <w:vAlign w:val="center"/>
          </w:tcPr>
          <w:p>
            <w:pPr>
              <w:pStyle w:val="TableContents"/>
              <w:widowControl w:val="false"/>
              <w:suppressLineNumbers/>
              <w:spacing w:before="120" w:after="60"/>
              <w:rPr/>
            </w:pPr>
            <w:r>
              <w:rPr/>
              <w:t>INT</w:t>
            </w:r>
          </w:p>
        </w:tc>
      </w:tr>
    </w:tbl>
    <w:p>
      <w:pPr>
        <w:pStyle w:val="HorizontalLine"/>
        <w:rPr/>
      </w:pPr>
      <w:r>
        <w:rPr/>
      </w:r>
    </w:p>
    <w:p>
      <w:pPr>
        <w:pStyle w:val="Heading3"/>
        <w:ind w:hanging="0" w:start="0"/>
        <w:rPr/>
      </w:pPr>
      <w:bookmarkStart w:id="52" w:name="__RefHeading___Toc2052_1920549070"/>
      <w:bookmarkEnd w:id="52"/>
      <w:r>
        <w:rPr/>
        <w:t xml:space="preserve">Veza </w:t>
      </w:r>
      <w:r>
        <w:rPr>
          <w:rStyle w:val="Strong"/>
          <w:b/>
          <w:bCs/>
        </w:rPr>
        <w:t>RezervacijaGost</w:t>
      </w:r>
    </w:p>
    <w:p>
      <w:pPr>
        <w:pStyle w:val="BodyText"/>
        <w:rPr/>
      </w:pPr>
      <w:r>
        <w:rPr/>
        <w:t xml:space="preserve">Svaka rezervacija može uključivati više gostiju. </w:t>
      </w:r>
      <w:r>
        <w:rPr/>
        <w:t>Veza RezervacijaGost je N:N veza.</w:t>
      </w:r>
      <w:r>
        <w:rPr/>
        <w:t xml:space="preserve"> </w:t>
      </w:r>
      <w:r>
        <w:rPr/>
        <w:t>(</w:t>
      </w:r>
      <w:r>
        <w:rPr/>
        <w:fldChar w:fldCharType="begin"/>
      </w:r>
      <w:r>
        <w:rPr/>
        <w:instrText xml:space="preserve"> REF Ref_Tablica16_label_and_number \h </w:instrText>
      </w:r>
      <w:r>
        <w:rPr/>
        <w:fldChar w:fldCharType="separate"/>
      </w:r>
      <w:r>
        <w:rPr/>
        <w:t>Tablica 4.17</w:t>
      </w:r>
      <w:r>
        <w:rPr/>
        <w:fldChar w:fldCharType="end"/>
      </w: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Style w:val="Strong"/>
          <w:b w:val="false"/>
          <w:bCs w:val="false"/>
        </w:rPr>
        <w:t>PK = {idRezervacija, idGost}</w:t>
      </w:r>
    </w:p>
    <w:p>
      <w:pPr>
        <w:pStyle w:val="Tablica"/>
        <w:keepNext w:val="true"/>
        <w:rPr/>
      </w:pPr>
      <w:bookmarkStart w:id="53" w:name="Ref_Tablica16_label_and_number"/>
      <w:r>
        <w:rPr/>
        <w:t xml:space="preserve">Tablica </w:t>
      </w:r>
      <w:r>
        <w:rPr/>
        <w:fldChar w:fldCharType="begin"/>
      </w:r>
      <w:r>
        <w:rPr/>
        <w:instrText xml:space="preserve"> SEQ Tablica \* ARABIC </w:instrText>
      </w:r>
      <w:r>
        <w:rPr/>
        <w:fldChar w:fldCharType="separate"/>
      </w:r>
      <w:r>
        <w:rPr/>
        <w:t>4.17</w:t>
      </w:r>
      <w:r>
        <w:rPr/>
        <w:fldChar w:fldCharType="end"/>
      </w:r>
      <w:bookmarkEnd w:id="53"/>
      <w:r>
        <w:rPr/>
        <w:t xml:space="preserve"> </w:t>
      </w:r>
      <w:r>
        <w:rPr/>
        <w:t>Veza RezervacijaGost</w:t>
      </w:r>
    </w:p>
    <w:tbl>
      <w:tblPr>
        <w:tblW w:w="7650" w:type="dxa"/>
        <w:jc w:val="start"/>
        <w:tblInd w:w="0" w:type="dxa"/>
        <w:tblLayout w:type="fixed"/>
        <w:tblCellMar>
          <w:top w:w="28" w:type="dxa"/>
          <w:start w:w="28" w:type="dxa"/>
          <w:bottom w:w="28" w:type="dxa"/>
          <w:end w:w="28" w:type="dxa"/>
        </w:tblCellMar>
      </w:tblPr>
      <w:tblGrid>
        <w:gridCol w:w="1623"/>
        <w:gridCol w:w="3054"/>
        <w:gridCol w:w="2973"/>
      </w:tblGrid>
      <w:tr>
        <w:trPr>
          <w:tblHeader w:val="true"/>
        </w:trPr>
        <w:tc>
          <w:tcPr>
            <w:tcW w:w="1623" w:type="dxa"/>
            <w:tcBorders/>
            <w:vAlign w:val="center"/>
          </w:tcPr>
          <w:p>
            <w:pPr>
              <w:pStyle w:val="TableHeading"/>
              <w:spacing w:before="120" w:after="60"/>
              <w:jc w:val="center"/>
              <w:rPr/>
            </w:pPr>
            <w:r>
              <w:rPr/>
              <w:t>Atribut</w:t>
            </w:r>
          </w:p>
        </w:tc>
        <w:tc>
          <w:tcPr>
            <w:tcW w:w="3054" w:type="dxa"/>
            <w:tcBorders/>
            <w:vAlign w:val="center"/>
          </w:tcPr>
          <w:p>
            <w:pPr>
              <w:pStyle w:val="TableHeading"/>
              <w:spacing w:before="120" w:after="60"/>
              <w:jc w:val="center"/>
              <w:rPr/>
            </w:pPr>
            <w:r>
              <w:rPr/>
              <w:t>Opis</w:t>
            </w:r>
          </w:p>
        </w:tc>
        <w:tc>
          <w:tcPr>
            <w:tcW w:w="2973" w:type="dxa"/>
            <w:tcBorders/>
            <w:vAlign w:val="center"/>
          </w:tcPr>
          <w:p>
            <w:pPr>
              <w:pStyle w:val="TableHeading"/>
              <w:spacing w:before="120" w:after="60"/>
              <w:jc w:val="center"/>
              <w:rPr/>
            </w:pPr>
            <w:r>
              <w:rPr/>
              <w:t>Tip podatka</w:t>
            </w:r>
          </w:p>
        </w:tc>
      </w:tr>
      <w:tr>
        <w:trPr/>
        <w:tc>
          <w:tcPr>
            <w:tcW w:w="1623" w:type="dxa"/>
            <w:tcBorders/>
            <w:vAlign w:val="center"/>
          </w:tcPr>
          <w:p>
            <w:pPr>
              <w:pStyle w:val="TableContents"/>
              <w:widowControl w:val="false"/>
              <w:suppressLineNumbers/>
              <w:spacing w:before="120" w:after="60"/>
              <w:rPr/>
            </w:pPr>
            <w:r>
              <w:rPr/>
              <w:t>idRezervacija</w:t>
            </w:r>
          </w:p>
        </w:tc>
        <w:tc>
          <w:tcPr>
            <w:tcW w:w="3054" w:type="dxa"/>
            <w:tcBorders/>
            <w:vAlign w:val="center"/>
          </w:tcPr>
          <w:p>
            <w:pPr>
              <w:pStyle w:val="TableContents"/>
              <w:widowControl w:val="false"/>
              <w:suppressLineNumbers/>
              <w:spacing w:before="120" w:after="60"/>
              <w:rPr/>
            </w:pPr>
            <w:r>
              <w:rPr/>
              <w:t>Rezervacija</w:t>
            </w:r>
          </w:p>
        </w:tc>
        <w:tc>
          <w:tcPr>
            <w:tcW w:w="2973" w:type="dxa"/>
            <w:tcBorders/>
            <w:vAlign w:val="center"/>
          </w:tcPr>
          <w:p>
            <w:pPr>
              <w:pStyle w:val="TableContents"/>
              <w:widowControl w:val="false"/>
              <w:suppressLineNumbers/>
              <w:spacing w:before="120" w:after="60"/>
              <w:rPr/>
            </w:pPr>
            <w:r>
              <w:rPr/>
              <w:t>INT</w:t>
            </w:r>
          </w:p>
        </w:tc>
      </w:tr>
      <w:tr>
        <w:trPr/>
        <w:tc>
          <w:tcPr>
            <w:tcW w:w="1623" w:type="dxa"/>
            <w:tcBorders/>
            <w:vAlign w:val="center"/>
          </w:tcPr>
          <w:p>
            <w:pPr>
              <w:pStyle w:val="TableContents"/>
              <w:widowControl w:val="false"/>
              <w:suppressLineNumbers/>
              <w:spacing w:before="120" w:after="60"/>
              <w:rPr/>
            </w:pPr>
            <w:r>
              <w:rPr/>
              <w:t>idGost</w:t>
            </w:r>
          </w:p>
        </w:tc>
        <w:tc>
          <w:tcPr>
            <w:tcW w:w="3054" w:type="dxa"/>
            <w:tcBorders/>
            <w:vAlign w:val="center"/>
          </w:tcPr>
          <w:p>
            <w:pPr>
              <w:pStyle w:val="TableContents"/>
              <w:widowControl w:val="false"/>
              <w:suppressLineNumbers/>
              <w:spacing w:before="120" w:after="60"/>
              <w:rPr/>
            </w:pPr>
            <w:r>
              <w:rPr/>
              <w:t>Povezani gost</w:t>
            </w:r>
          </w:p>
        </w:tc>
        <w:tc>
          <w:tcPr>
            <w:tcW w:w="2973" w:type="dxa"/>
            <w:tcBorders/>
            <w:vAlign w:val="center"/>
          </w:tcPr>
          <w:p>
            <w:pPr>
              <w:pStyle w:val="TableContents"/>
              <w:widowControl w:val="false"/>
              <w:suppressLineNumbers/>
              <w:spacing w:before="120" w:after="60"/>
              <w:rPr/>
            </w:pPr>
            <w:r>
              <w:rPr/>
              <w:t>INT</w:t>
            </w:r>
          </w:p>
        </w:tc>
      </w:tr>
    </w:tbl>
    <w:p>
      <w:pPr>
        <w:pStyle w:val="Heading3"/>
        <w:numPr>
          <w:ilvl w:val="0"/>
          <w:numId w:val="0"/>
        </w:numPr>
        <w:ind w:hanging="0" w:start="851"/>
        <w:rPr/>
      </w:pPr>
      <w:r>
        <w:rPr/>
      </w:r>
    </w:p>
    <w:p>
      <w:pPr>
        <w:pStyle w:val="Heading3"/>
        <w:rPr/>
      </w:pPr>
      <w:bookmarkStart w:id="54" w:name="__RefHeading___Toc4129_723378845"/>
      <w:bookmarkEnd w:id="54"/>
      <w:r>
        <w:rPr/>
        <w:t>ENUM tablice</w:t>
      </w:r>
    </w:p>
    <w:p>
      <w:pPr>
        <w:pStyle w:val="BodyText"/>
        <w:rPr/>
      </w:pPr>
      <w:r>
        <w:rPr/>
        <w:t xml:space="preserve">U svrhu ograničavanja vrijednosti određenih atributa i postizanja veće konzistentnosti unutar baze podataka, implementirani su posebni tipovi podataka u obliku </w:t>
      </w:r>
      <w:r>
        <w:rPr/>
        <w:t>ENUM</w:t>
      </w:r>
      <w:r>
        <w:rPr/>
        <w:t xml:space="preserve"> struktura. Ovi tipovi omogućuju jasnu definiciju valjanih stanja za ključne funkcionalnosti sustava.</w:t>
      </w:r>
    </w:p>
    <w:p>
      <w:pPr>
        <w:pStyle w:val="BodyText"/>
        <w:rPr/>
      </w:pPr>
      <w:r>
        <w:rPr/>
        <w:t>Tip „</w:t>
      </w:r>
      <w:r>
        <w:rPr/>
        <w:t>status_rezrvacije_enum”</w:t>
      </w:r>
      <w:r>
        <w:rPr/>
        <w:t xml:space="preserve"> koristi se za praćenje statusa rezervacije i podržava automatizirano upravljanje njezinim životnim ciklusom. </w:t>
      </w:r>
      <w:r>
        <w:rPr/>
        <w:t>T</w:t>
      </w:r>
      <w:r>
        <w:rPr/>
        <w:t>ip „</w:t>
      </w:r>
      <w:r>
        <w:rPr/>
        <w:t>tip_cijene_enum”</w:t>
      </w:r>
      <w:r>
        <w:rPr/>
        <w:t xml:space="preserve"> određuje način izračuna iznosa ponude, bilo kao fiksni iznos ili cijena po osobi. Tip „</w:t>
      </w:r>
      <w:r>
        <w:rPr/>
        <w:t>uloga_enum”</w:t>
      </w:r>
      <w:r>
        <w:rPr/>
        <w:t xml:space="preserve"> služi za klasifikaciju korisnika prema njihovim ulogama u sustavu (organizator ili kupac), čime se omogućuje provedba logike kontrole pristupa. Konačno, „</w:t>
      </w:r>
      <w:r>
        <w:rPr/>
        <w:t>kategorija_enum”</w:t>
      </w:r>
      <w:r>
        <w:rPr/>
        <w:t xml:space="preserve"> omogućuje kategorizaciju ponuda prema vrsti usluge, kao što su rekviziti, catering, piće ili druge dodatne usluge </w:t>
      </w:r>
      <w:r>
        <w:rPr/>
        <w:t>(Kod 4.1).</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Normal"/>
        <w:rPr/>
      </w:pPr>
      <w:r>
        <w:rPr/>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Kd"/>
        <w:rPr/>
      </w:pPr>
      <w:r>
        <w:rPr/>
        <w:t>CREATE TYPE public.kategorija_enum AS ENUM (</w:t>
      </w:r>
    </w:p>
    <w:p>
      <w:pPr>
        <w:pStyle w:val="Kd"/>
        <w:rPr/>
      </w:pPr>
      <w:r>
        <w:rPr/>
        <w:t xml:space="preserve">    </w:t>
      </w:r>
      <w:r>
        <w:rPr/>
        <w:t>'REKVIZITI',</w:t>
      </w:r>
    </w:p>
    <w:p>
      <w:pPr>
        <w:pStyle w:val="Kd"/>
        <w:rPr/>
      </w:pPr>
      <w:r>
        <w:rPr/>
        <w:t xml:space="preserve">    </w:t>
      </w:r>
      <w:r>
        <w:rPr/>
        <w:t>'CATERING',</w:t>
      </w:r>
    </w:p>
    <w:p>
      <w:pPr>
        <w:pStyle w:val="Kd"/>
        <w:rPr/>
      </w:pPr>
      <w:r>
        <w:rPr/>
        <w:t xml:space="preserve">    </w:t>
      </w:r>
      <w:r>
        <w:rPr/>
        <w:t>'PICE',</w:t>
      </w:r>
    </w:p>
    <w:p>
      <w:pPr>
        <w:pStyle w:val="Kd"/>
        <w:rPr/>
      </w:pPr>
      <w:r>
        <w:rPr/>
        <w:t xml:space="preserve">    </w:t>
      </w:r>
      <w:r>
        <w:rPr/>
        <w:t>'USLUGA'</w:t>
      </w:r>
    </w:p>
    <w:p>
      <w:pPr>
        <w:pStyle w:val="Kd"/>
        <w:rPr/>
      </w:pPr>
      <w:r>
        <w:rPr/>
        <w:t>);</w:t>
      </w:r>
    </w:p>
    <w:p>
      <w:pPr>
        <w:pStyle w:val="Text"/>
        <w:rPr/>
      </w:pPr>
      <w:r>
        <w:rPr/>
        <w:t xml:space="preserve">Kod </w:t>
      </w:r>
      <w:r>
        <w:rPr/>
        <w:t>4</w:t>
      </w:r>
      <w:r>
        <w:rPr/>
        <w:t>.1 SQL kreiranje ENUM tablicama</w:t>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Text"/>
        <w:rPr/>
      </w:pPr>
      <w:r>
        <w:rPr/>
      </w:r>
    </w:p>
    <w:p>
      <w:pPr>
        <w:pStyle w:val="BodyText"/>
        <w:rPr/>
      </w:pPr>
      <w:r>
        <w:rPr/>
        <w:t xml:space="preserve">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(kod </w:t>
      </w:r>
      <w:r>
        <w:rPr/>
        <w:t>4</w:t>
      </w:r>
      <w:r>
        <w:rPr/>
        <w:t>.2)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w:t>
      </w:r>
      <w:r>
        <w:rPr/>
        <w:t>4</w:t>
      </w:r>
      <w:r>
        <w:rPr/>
        <w:t xml:space="preserve">.2 </w:t>
      </w:r>
      <w:r>
        <w:rPr/>
        <w:t>Upravljanje otkaznim rokom</w:t>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p>
    <w:p>
      <w:pPr>
        <w:pStyle w:val="Caption"/>
        <w:rPr/>
      </w:pPr>
      <w:r>
        <w:rPr/>
      </w:r>
      <w:bookmarkStart w:id="55" w:name="__RefHeading___Toc4131_723378845"/>
      <w:bookmarkStart w:id="56" w:name="__RefHeading___Toc4131_723378845"/>
      <w:bookmarkEnd w:id="56"/>
    </w:p>
    <w:p>
      <w:pPr>
        <w:pStyle w:val="Normal"/>
        <w:rPr/>
      </w:pPr>
      <w:r>
        <w:rPr/>
        <w:t>Kako bi se osigurala baza podataka potrebno je osigurati da je isključivo korisniku kojem je uloga „Organizator” omogućeno kreiranje događaja, isključivo korisniku kojem je uloga „Kupac” omogućeno kreiranje rezervacija  (kod 1.3).</w:t>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t xml:space="preserve">Kod </w:t>
      </w:r>
      <w:r>
        <w:rPr/>
        <w:t>4</w:t>
      </w:r>
      <w:r>
        <w:rPr/>
        <w:t>.3 SQL ograničenje kreiranja</w:t>
      </w:r>
    </w:p>
    <w:p>
      <w:pPr>
        <w:pStyle w:val="Heading1"/>
        <w:ind w:hanging="0" w:start="0"/>
        <w:rPr/>
      </w:pPr>
      <w:bookmarkStart w:id="57" w:name="__RefHeading___Toc4133_723378845"/>
      <w:bookmarkEnd w:id="57"/>
      <w:r>
        <w:rPr/>
        <w:t>Implementacija i korisničko sučelje</w:t>
      </w:r>
    </w:p>
    <w:p>
      <w:pPr>
        <w:pStyle w:val="Heading2"/>
        <w:rPr/>
      </w:pPr>
      <w:bookmarkStart w:id="58" w:name="__RefHeading___Toc4135_723378845"/>
      <w:bookmarkEnd w:id="58"/>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2"/>
        <w:rPr/>
      </w:pPr>
      <w:bookmarkStart w:id="59" w:name="__RefHeading___Toc4137_723378845"/>
      <w:bookmarkEnd w:id="59"/>
      <w:r>
        <w:rPr/>
        <w:t>Korisničke upute</w:t>
      </w:r>
    </w:p>
    <w:p>
      <w:pPr>
        <w:pStyle w:val="Normal"/>
        <w:rPr/>
      </w:pPr>
      <w:r>
        <w:rPr/>
        <w:t xml:space="preserve">Na početnoj (login) stranici </w:t>
      </w:r>
      <w:r>
        <w:rPr/>
        <w:t>(</w:t>
      </w:r>
      <w:r>
        <w:rPr/>
        <w:fldChar w:fldCharType="begin"/>
      </w:r>
      <w:r>
        <w:rPr/>
        <w:instrText xml:space="preserve"> REF Ref_Sl.2_label_and_number \h </w:instrText>
      </w:r>
      <w:r>
        <w:rPr/>
        <w:fldChar w:fldCharType="separate"/>
      </w:r>
      <w:r>
        <w:rPr/>
        <w:t>Sl. 5.1</w:t>
      </w:r>
      <w:r>
        <w:rPr/>
        <w:fldChar w:fldCharType="end"/>
      </w:r>
      <w:r>
        <w:rPr/>
        <w:t>) se možemo prijaviti u sustav</w:t>
      </w:r>
      <w:r>
        <w:rPr/>
        <w:t>.</w:t>
      </w:r>
    </w:p>
    <w:p>
      <w:pPr>
        <w:pStyle w:val="Normal"/>
        <w:rPr/>
      </w:pPr>
      <w:r>
        <w:rPr/>
      </w:r>
      <w:r>
        <mc:AlternateContent>
          <mc:Choice Requires="wps">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4349750"/>
                <wp:effectExtent l="0" t="0" r="0" b="0"/>
                <wp:wrapSquare wrapText="largest"/>
                <wp:docPr id="7" name="Frame3"/>
                <a:graphic xmlns:a="http://schemas.openxmlformats.org/drawingml/2006/main">
                  <a:graphicData uri="http://schemas.microsoft.com/office/word/2010/wordprocessingShape">
                    <wps:wsp>
                      <wps:cNvSpPr txBox="1"/>
                      <wps:spPr>
                        <a:xfrm>
                          <a:off x="0" y="0"/>
                          <a:ext cx="5579745" cy="4349750"/>
                        </a:xfrm>
                        <a:prstGeom prst="rect"/>
                        <a:solidFill>
                          <a:srgbClr val="FFFFFF"/>
                        </a:solidFill>
                      </wps:spPr>
                      <wps:txbx>
                        <w:txbxContent>
                          <w:p>
                            <w:pPr>
                              <w:pStyle w:val="Sl"/>
                              <w:spacing w:before="120" w:after="120"/>
                              <w:rPr/>
                            </w:pPr>
                            <w:bookmarkStart w:id="60" w:name="Ref_Sl.2_label_and_number"/>
                            <w:r>
                              <w:rPr/>
                              <w:drawing>
                                <wp:inline distT="0" distB="0" distL="0" distR="0">
                                  <wp:extent cx="5579745" cy="3934460"/>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13"/>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0"/>
                            <w:r>
                              <w:rPr/>
                              <w:t xml:space="preserve"> </w:t>
                            </w:r>
                            <w:r>
                              <w:rPr/>
                              <w:t>Login forma</w:t>
                            </w:r>
                          </w:p>
                        </w:txbxContent>
                      </wps:txbx>
                      <wps:bodyPr anchor="t" lIns="0" tIns="0" rIns="0" bIns="0">
                        <a:noAutofit/>
                      </wps:bodyPr>
                    </wps:wsp>
                  </a:graphicData>
                </a:graphic>
              </wp:anchor>
            </w:drawing>
          </mc:Choice>
          <mc:Fallback>
            <w:pict>
              <v:rect style="position:absolute;rotation:-0;width:439.35pt;height:342.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1" w:name="Ref_Sl.2_label_and_number"/>
                      <w:r>
                        <w:rPr/>
                        <w:drawing>
                          <wp:inline distT="0" distB="0" distL="0" distR="0">
                            <wp:extent cx="5579745" cy="3934460"/>
                            <wp:effectExtent l="0" t="0" r="0" b="0"/>
                            <wp:docPr id="9"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title=""/>
                                    <pic:cNvPicPr>
                                      <a:picLocks noChangeAspect="1" noChangeArrowheads="1"/>
                                    </pic:cNvPicPr>
                                  </pic:nvPicPr>
                                  <pic:blipFill>
                                    <a:blip r:embed="rId14"/>
                                    <a:stretch>
                                      <a:fillRect/>
                                    </a:stretch>
                                  </pic:blipFill>
                                  <pic:spPr bwMode="auto">
                                    <a:xfrm>
                                      <a:off x="0" y="0"/>
                                      <a:ext cx="5579745" cy="393446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w:t>
                      </w:r>
                      <w:r>
                        <w:rPr/>
                        <w:fldChar w:fldCharType="end"/>
                      </w:r>
                      <w:bookmarkEnd w:id="61"/>
                      <w:r>
                        <w:rPr/>
                        <w:t xml:space="preserve"> </w:t>
                      </w:r>
                      <w:r>
                        <w:rPr/>
                        <w:t>Login forma</w:t>
                      </w:r>
                    </w:p>
                  </w:txbxContent>
                </v:textbox>
                <w10:wrap type="square" side="largest"/>
              </v:rect>
            </w:pict>
          </mc:Fallback>
        </mc:AlternateContent>
      </w:r>
    </w:p>
    <w:p>
      <w:pPr>
        <w:pStyle w:val="Normal"/>
        <w:rPr/>
      </w:pPr>
      <w:r>
        <w:rPr/>
        <w:t xml:space="preserve">Unutar same aplikacije postoje dva sučelja, to jest dva načina rada. S obzirom na ulogu (Organizator, Kupac) različit će biti prikaz stranice. </w:t>
      </w:r>
      <w:r>
        <w:rPr/>
        <w:t>Prvo je objašnjena funkcionalnost nadzorne ploče organizatora pa kupca.</w:t>
      </w:r>
    </w:p>
    <w:p>
      <w:pPr>
        <w:pStyle w:val="Heading2"/>
        <w:ind w:hanging="0" w:start="0"/>
        <w:rPr/>
      </w:pPr>
      <w:bookmarkStart w:id="62" w:name="__RefHeading___Toc2054_1920549070"/>
      <w:bookmarkEnd w:id="62"/>
      <w:r>
        <w:rPr/>
        <w:t>Organizator</w:t>
      </w:r>
    </w:p>
    <w:p>
      <w:pPr>
        <w:pStyle w:val="BodyText"/>
        <w:rPr/>
      </w:pPr>
      <w:r>
        <w:rPr/>
        <w:t xml:space="preserve">Kada se </w:t>
      </w:r>
      <w:r>
        <w:rPr/>
        <w:t xml:space="preserve">korisnik </w:t>
      </w:r>
      <w:r>
        <w:rPr/>
        <w:t xml:space="preserve">prijavi kao organizator u sustav, prvo sučelje </w:t>
      </w:r>
      <w:r>
        <w:rPr/>
        <w:t>koje je prikazano</w:t>
      </w:r>
      <w:r>
        <w:rPr/>
        <w:t xml:space="preserve"> jest nadzorna ploča (</w:t>
      </w:r>
      <w:r>
        <w:rPr>
          <w:i/>
        </w:rPr>
        <w:t>dashboard</w:t>
      </w:r>
      <w:r>
        <w:rPr/>
        <w:t xml:space="preserve">) na kojem </w:t>
      </w:r>
      <w:r>
        <w:rPr/>
        <w:t>se vidi statistika koja prikazuje osnovne informacije korisne organizatoru</w:t>
      </w:r>
      <w:r>
        <w:rPr/>
        <w:t xml:space="preserve"> našeg korisničkog profila te osnovne podatke o količini rezervacija, ponuda, prostora te brze linkove do svakog sučelja tih elemenata </w:t>
      </w:r>
      <w:r>
        <w:rPr/>
        <w:t>(</w:t>
      </w:r>
      <w:r>
        <w:rPr/>
        <w:fldChar w:fldCharType="begin"/>
      </w:r>
      <w:r>
        <w:rPr/>
        <w:instrText xml:space="preserve"> REF Ref_Sl.3_label_and_number \h </w:instrText>
      </w:r>
      <w:r>
        <w:rPr/>
        <w:fldChar w:fldCharType="separate"/>
      </w:r>
      <w:r>
        <w:rPr/>
        <w:t>Sl. 5.2</w:t>
      </w:r>
      <w:r>
        <w:rPr/>
        <w:fldChar w:fldCharType="end"/>
      </w:r>
      <w:r>
        <w:rPr/>
        <w:t>)</w:t>
      </w:r>
      <w:r>
        <w:rPr/>
        <w:t>. S lijeve strane nalazi se hamburger izbornik koji pregledno sadržava sve glavne podstranice koje su potrebne organizatoru.</w:t>
      </w:r>
    </w:p>
    <w:p>
      <w:pPr>
        <w:pStyle w:val="BodyText"/>
        <w:rPr/>
      </w:pPr>
      <w:r>
        <w:rPr/>
      </w:r>
      <w: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3158490"/>
                <wp:effectExtent l="0" t="0" r="0" b="0"/>
                <wp:wrapSquare wrapText="largest"/>
                <wp:docPr id="10" name="Frame4"/>
                <a:graphic xmlns:a="http://schemas.openxmlformats.org/drawingml/2006/main">
                  <a:graphicData uri="http://schemas.microsoft.com/office/word/2010/wordprocessingShape">
                    <wps:wsp>
                      <wps:cNvSpPr txBox="1"/>
                      <wps:spPr>
                        <a:xfrm>
                          <a:off x="0" y="0"/>
                          <a:ext cx="5579745" cy="3158490"/>
                        </a:xfrm>
                        <a:prstGeom prst="rect"/>
                        <a:solidFill>
                          <a:srgbClr val="FFFFFF"/>
                        </a:solidFill>
                      </wps:spPr>
                      <wps:txbx>
                        <w:txbxContent>
                          <w:p>
                            <w:pPr>
                              <w:pStyle w:val="Sl"/>
                              <w:spacing w:before="120" w:after="120"/>
                              <w:rPr/>
                            </w:pPr>
                            <w:bookmarkStart w:id="63" w:name="Ref_Sl.3_label_and_number"/>
                            <w:r>
                              <w:rPr/>
                              <w:drawing>
                                <wp:inline distT="0" distB="0" distL="0" distR="0">
                                  <wp:extent cx="5579745" cy="2743200"/>
                                  <wp:effectExtent l="0" t="0" r="0" b="0"/>
                                  <wp:docPr id="1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title=""/>
                                          <pic:cNvPicPr>
                                            <a:picLocks noChangeAspect="1" noChangeArrowheads="1"/>
                                          </pic:cNvPicPr>
                                        </pic:nvPicPr>
                                        <pic:blipFill>
                                          <a:blip r:embed="rId15"/>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3"/>
                            <w:r>
                              <w:rPr/>
                              <w:t xml:space="preserve"> </w:t>
                            </w:r>
                            <w:r>
                              <w:rPr/>
                              <w:t>Organizator nadzorna ploča</w:t>
                            </w:r>
                          </w:p>
                        </w:txbxContent>
                      </wps:txbx>
                      <wps:bodyPr anchor="t" lIns="0" tIns="0" rIns="0" bIns="0">
                        <a:noAutofit/>
                      </wps:bodyPr>
                    </wps:wsp>
                  </a:graphicData>
                </a:graphic>
              </wp:anchor>
            </w:drawing>
          </mc:Choice>
          <mc:Fallback>
            <w:pict>
              <v:rect style="position:absolute;rotation:-0;width:439.35pt;height:248.7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4" w:name="Ref_Sl.3_label_and_number"/>
                      <w:r>
                        <w:rPr/>
                        <w:drawing>
                          <wp:inline distT="0" distB="0" distL="0" distR="0">
                            <wp:extent cx="5579745" cy="2743200"/>
                            <wp:effectExtent l="0" t="0" r="0" b="0"/>
                            <wp:docPr id="1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title=""/>
                                    <pic:cNvPicPr>
                                      <a:picLocks noChangeAspect="1" noChangeArrowheads="1"/>
                                    </pic:cNvPicPr>
                                  </pic:nvPicPr>
                                  <pic:blipFill>
                                    <a:blip r:embed="rId16"/>
                                    <a:stretch>
                                      <a:fillRect/>
                                    </a:stretch>
                                  </pic:blipFill>
                                  <pic:spPr bwMode="auto">
                                    <a:xfrm>
                                      <a:off x="0" y="0"/>
                                      <a:ext cx="5579745" cy="274320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w:t>
                      </w:r>
                      <w:r>
                        <w:rPr/>
                        <w:fldChar w:fldCharType="end"/>
                      </w:r>
                      <w:bookmarkEnd w:id="64"/>
                      <w:r>
                        <w:rPr/>
                        <w:t xml:space="preserve"> </w:t>
                      </w:r>
                      <w:r>
                        <w:rPr/>
                        <w:t>Organizator nadzorna ploča</w:t>
                      </w:r>
                    </w:p>
                  </w:txbxContent>
                </v:textbox>
                <w10:wrap type="square" side="largest"/>
              </v:rect>
            </w:pict>
          </mc:Fallback>
        </mc:AlternateConten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r>
    </w:p>
    <w:p>
      <w:pPr>
        <w:pStyle w:val="bullet1"/>
        <w:numPr>
          <w:ilvl w:val="0"/>
          <w:numId w:val="0"/>
        </w:numPr>
        <w:ind w:hanging="0" w:start="0"/>
        <w:rPr>
          <w:lang w:val="hr-HR"/>
        </w:rPr>
      </w:pPr>
      <w:r>
        <w:rPr/>
      </w:r>
    </w:p>
    <w:p>
      <w:pPr>
        <w:pStyle w:val="bullet1"/>
        <w:numPr>
          <w:ilvl w:val="0"/>
          <w:numId w:val="0"/>
        </w:numPr>
        <w:ind w:hanging="0" w:start="0"/>
        <w:rPr>
          <w:lang w:val="hr-HR"/>
        </w:rPr>
      </w:pPr>
      <w:r>
        <w:rPr>
          <w:lang w:val="hr-HR"/>
        </w:rPr>
        <w:t>U gornjem desnom uglu postoji gumb kojim može dodavati nove događaje.</w:t>
      </w: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579745" cy="3950970"/>
                <wp:effectExtent l="0" t="0" r="0" b="0"/>
                <wp:wrapSquare wrapText="largest"/>
                <wp:docPr id="13" name="Frame5"/>
                <a:graphic xmlns:a="http://schemas.openxmlformats.org/drawingml/2006/main">
                  <a:graphicData uri="http://schemas.microsoft.com/office/word/2010/wordprocessingShape">
                    <wps:wsp>
                      <wps:cNvSpPr txBox="1"/>
                      <wps:spPr>
                        <a:xfrm>
                          <a:off x="0" y="0"/>
                          <a:ext cx="5579745" cy="3950970"/>
                        </a:xfrm>
                        <a:prstGeom prst="rect"/>
                        <a:solidFill>
                          <a:srgbClr val="FFFFFF"/>
                        </a:solidFill>
                      </wps:spPr>
                      <wps:txbx>
                        <w:txbxContent>
                          <w:p>
                            <w:pPr>
                              <w:pStyle w:val="Sl"/>
                              <w:spacing w:before="120" w:after="120"/>
                              <w:rPr/>
                            </w:pPr>
                            <w:bookmarkStart w:id="65" w:name="Ref_Sl.4_label_and_number"/>
                            <w:r>
                              <w:rPr/>
                              <w:drawing>
                                <wp:inline distT="0" distB="0" distL="0" distR="0">
                                  <wp:extent cx="5579745" cy="3535680"/>
                                  <wp:effectExtent l="0" t="0" r="0" b="0"/>
                                  <wp:docPr id="1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title=""/>
                                          <pic:cNvPicPr>
                                            <a:picLocks noChangeAspect="1" noChangeArrowheads="1"/>
                                          </pic:cNvPicPr>
                                        </pic:nvPicPr>
                                        <pic:blipFill>
                                          <a:blip r:embed="rId17"/>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5"/>
                            <w:r>
                              <w:rPr/>
                              <w:t xml:space="preserve"> </w:t>
                            </w:r>
                            <w:r>
                              <w:rPr/>
                              <w:t>Organizator pregled događaja</w:t>
                            </w:r>
                          </w:p>
                        </w:txbxContent>
                      </wps:txbx>
                      <wps:bodyPr anchor="t" lIns="0" tIns="0" rIns="0" bIns="0">
                        <a:noAutofit/>
                      </wps:bodyPr>
                    </wps:wsp>
                  </a:graphicData>
                </a:graphic>
              </wp:anchor>
            </w:drawing>
          </mc:Choice>
          <mc:Fallback>
            <w:pict>
              <v:rect style="position:absolute;rotation:-0;width:439.35pt;height:311.1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66" w:name="Ref_Sl.4_label_and_number"/>
                      <w:r>
                        <w:rPr/>
                        <w:drawing>
                          <wp:inline distT="0" distB="0" distL="0" distR="0">
                            <wp:extent cx="5579745" cy="3535680"/>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8"/>
                                    <a:stretch>
                                      <a:fillRect/>
                                    </a:stretch>
                                  </pic:blipFill>
                                  <pic:spPr bwMode="auto">
                                    <a:xfrm>
                                      <a:off x="0" y="0"/>
                                      <a:ext cx="5579745" cy="35356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5.3</w:t>
                      </w:r>
                      <w:r>
                        <w:rPr/>
                        <w:fldChar w:fldCharType="end"/>
                      </w:r>
                      <w:bookmarkEnd w:id="66"/>
                      <w:r>
                        <w:rPr/>
                        <w:t xml:space="preserve"> </w:t>
                      </w:r>
                      <w:r>
                        <w:rPr/>
                        <w:t>Organizator pregled događaja</w:t>
                      </w:r>
                    </w:p>
                  </w:txbxContent>
                </v:textbox>
                <w10:wrap type="square" side="largest"/>
              </v:rect>
            </w:pict>
          </mc:Fallback>
        </mc:AlternateConten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w:t>
      </w:r>
      <w:r>
        <w:rPr>
          <w:lang w:val="hr-HR"/>
        </w:rPr>
        <w:fldChar w:fldCharType="begin"/>
      </w:r>
      <w:r>
        <w:rPr>
          <w:lang w:val="hr-HR"/>
        </w:rPr>
        <w:instrText xml:space="preserve"> REF Ref_Sl.4_label_and_number \h </w:instrText>
      </w:r>
      <w:r>
        <w:rPr>
          <w:lang w:val="hr-HR"/>
        </w:rPr>
        <w:fldChar w:fldCharType="separate"/>
      </w:r>
      <w:r>
        <w:rPr>
          <w:lang w:val="hr-HR"/>
        </w:rPr>
        <w:t>Sl. 5.3</w:t>
      </w:r>
      <w:r>
        <w:rPr>
          <w:lang w:val="hr-HR"/>
        </w:rPr>
        <w:fldChar w:fldCharType="end"/>
      </w:r>
      <w:r>
        <w:rPr>
          <w:lang w:val="hr-HR"/>
        </w:rPr>
        <w:t>)</w:t>
      </w:r>
    </w:p>
    <w:p>
      <w:pPr>
        <w:pStyle w:val="bullet1"/>
        <w:numPr>
          <w:ilvl w:val="0"/>
          <w:numId w:val="0"/>
        </w:numPr>
        <w:ind w:hanging="0" w:start="0"/>
        <w:jc w:val="both"/>
        <w:rPr>
          <w:lang w:val="hr-HR"/>
        </w:rPr>
      </w:pPr>
      <w:r>
        <w:rPr>
          <w:lang w:val="hr-HR"/>
        </w:rPr>
        <w:t xml:space="preserve">Nakon odabira svih stavki za novi događaj unutar same forme automatski se računa cijena koja je fiksna i cijena po osobi koja će se mijenjati ovisno o broju gostiju koje kupac prenamijeni za specifičnu rezervaciju. Također je moguće sve događaje urediti i izbrisati klikom na gumbe koji se nalaze pored svakog događaja. </w:t>
      </w:r>
      <w:r>
        <w:rPr>
          <w:lang w:val="hr-HR"/>
        </w:rPr>
        <w:t>(</w:t>
      </w:r>
      <w:r>
        <w:rPr>
          <w:lang w:val="hr-HR"/>
        </w:rPr>
        <w:fldChar w:fldCharType="begin"/>
      </w:r>
      <w:r>
        <w:rPr>
          <w:lang w:val="hr-HR"/>
        </w:rPr>
        <w:instrText xml:space="preserve"> REF Ref_Sl.6_label_and_number \h </w:instrText>
      </w:r>
      <w:r>
        <w:rPr>
          <w:lang w:val="hr-HR"/>
        </w:rPr>
        <w:fldChar w:fldCharType="separate"/>
      </w:r>
      <w:r>
        <w:rPr>
          <w:lang w:val="hr-HR"/>
        </w:rPr>
        <w:t>Sl. 5.5</w:t>
      </w:r>
      <w:r>
        <w:rPr>
          <w:lang w:val="hr-HR"/>
        </w:rPr>
        <w:fldChar w:fldCharType="end"/>
      </w:r>
      <w:r>
        <w:rPr>
          <w:lang w:val="hr-HR"/>
        </w:rPr>
        <w:t xml:space="preserve">, </w:t>
      </w:r>
      <w:r>
        <w:rPr>
          <w:lang w:val="hr-HR"/>
        </w:rPr>
        <w:fldChar w:fldCharType="begin"/>
      </w:r>
      <w:r>
        <w:rPr>
          <w:lang w:val="hr-HR"/>
        </w:rPr>
        <w:instrText xml:space="preserve"> REF Ref_Sl.5_label_and_number \h </w:instrText>
      </w:r>
      <w:r>
        <w:rPr>
          <w:lang w:val="hr-HR"/>
        </w:rPr>
        <w:fldChar w:fldCharType="separate"/>
      </w:r>
      <w:r>
        <w:rPr>
          <w:lang w:val="hr-HR"/>
        </w:rPr>
        <w:t>Sl. 5.4</w:t>
      </w:r>
      <w:r>
        <w:rPr>
          <w:lang w:val="hr-HR"/>
        </w:rPr>
        <w:fldChar w:fldCharType="end"/>
      </w:r>
      <w:r>
        <w:rPr>
          <w:lang w:val="hr-HR"/>
        </w:rPr>
        <w:t>)</w:t>
      </w:r>
    </w:p>
    <w:p>
      <w:pPr>
        <w:pStyle w:val="bullet1"/>
        <w:numPr>
          <w:ilvl w:val="0"/>
          <w:numId w:val="0"/>
        </w:numPr>
        <w:ind w:hanging="0" w:start="0"/>
        <w:rPr>
          <w:lang w:val="hr-HR"/>
        </w:rPr>
      </w:pPr>
      <w:r>
        <w:rPr>
          <w:lang w:val="hr-H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10">
                <wp:simplePos x="0" y="0"/>
                <wp:positionH relativeFrom="column">
                  <wp:posOffset>29210</wp:posOffset>
                </wp:positionH>
                <wp:positionV relativeFrom="paragraph">
                  <wp:posOffset>248285</wp:posOffset>
                </wp:positionV>
                <wp:extent cx="3387090" cy="7565390"/>
                <wp:effectExtent l="0" t="0" r="0" b="0"/>
                <wp:wrapSquare wrapText="largest"/>
                <wp:docPr id="16" name="Frame6"/>
                <a:graphic xmlns:a="http://schemas.openxmlformats.org/drawingml/2006/main">
                  <a:graphicData uri="http://schemas.microsoft.com/office/word/2010/wordprocessingShape">
                    <wps:wsp>
                      <wps:cNvSpPr txBox="1"/>
                      <wps:spPr>
                        <a:xfrm>
                          <a:off x="0" y="0"/>
                          <a:ext cx="3387090" cy="7565390"/>
                        </a:xfrm>
                        <a:prstGeom prst="rect"/>
                        <a:solidFill>
                          <a:srgbClr val="FFFFFF"/>
                        </a:solidFill>
                      </wps:spPr>
                      <wps:txbx>
                        <w:txbxContent>
                          <w:p>
                            <w:pPr>
                              <w:pStyle w:val="Sl"/>
                              <w:spacing w:before="120" w:after="120"/>
                              <w:rPr/>
                            </w:pPr>
                            <w:bookmarkStart w:id="67" w:name="Ref_Sl.5_label_and_number"/>
                            <w:r>
                              <w:rPr/>
                              <w:drawing>
                                <wp:inline distT="0" distB="0" distL="0" distR="0">
                                  <wp:extent cx="4794250" cy="7203440"/>
                                  <wp:effectExtent l="0" t="0" r="0" b="0"/>
                                  <wp:docPr id="17"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title=""/>
                                          <pic:cNvPicPr>
                                            <a:picLocks noChangeAspect="1" noChangeArrowheads="1"/>
                                          </pic:cNvPicPr>
                                        </pic:nvPicPr>
                                        <pic:blipFill>
                                          <a:blip r:embed="rId19"/>
                                          <a:stretch>
                                            <a:fillRect/>
                                          </a:stretch>
                                        </pic:blipFill>
                                        <pic:spPr bwMode="auto">
                                          <a:xfrm>
                                            <a:off x="0" y="0"/>
                                            <a:ext cx="4794250" cy="7203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7"/>
                            <w:r>
                              <w:rPr/>
                              <w:t xml:space="preserve"> </w:t>
                            </w:r>
                            <w:r>
                              <w:rPr/>
                              <w:t>Forma za stvaranje događaja</w:t>
                            </w:r>
                          </w:p>
                        </w:txbxContent>
                      </wps:txbx>
                      <wps:bodyPr anchor="t" lIns="0" tIns="0" rIns="0" bIns="0">
                        <a:noAutofit/>
                      </wps:bodyPr>
                    </wps:wsp>
                  </a:graphicData>
                </a:graphic>
              </wp:anchor>
            </w:drawing>
          </mc:Choice>
          <mc:Fallback>
            <w:pict>
              <v:rect style="position:absolute;rotation:-0;width:266.7pt;height:595.7pt;mso-wrap-distance-left:0pt;mso-wrap-distance-right:0pt;mso-wrap-distance-top:0pt;mso-wrap-distance-bottom:0pt;margin-top:19.55pt;mso-position-vertical-relative:text;margin-left:2.3pt;mso-position-horizontal-relative:text">
                <v:textbox inset="0in,0in,0in,0in">
                  <w:txbxContent>
                    <w:p>
                      <w:pPr>
                        <w:pStyle w:val="Sl"/>
                        <w:spacing w:before="120" w:after="120"/>
                        <w:rPr/>
                      </w:pPr>
                      <w:bookmarkStart w:id="68" w:name="Ref_Sl.5_label_and_number"/>
                      <w:r>
                        <w:rPr/>
                        <w:drawing>
                          <wp:inline distT="0" distB="0" distL="0" distR="0">
                            <wp:extent cx="4794250" cy="7203440"/>
                            <wp:effectExtent l="0" t="0" r="0" b="0"/>
                            <wp:docPr id="1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title=""/>
                                    <pic:cNvPicPr>
                                      <a:picLocks noChangeAspect="1" noChangeArrowheads="1"/>
                                    </pic:cNvPicPr>
                                  </pic:nvPicPr>
                                  <pic:blipFill>
                                    <a:blip r:embed="rId20"/>
                                    <a:stretch>
                                      <a:fillRect/>
                                    </a:stretch>
                                  </pic:blipFill>
                                  <pic:spPr bwMode="auto">
                                    <a:xfrm>
                                      <a:off x="0" y="0"/>
                                      <a:ext cx="4794250" cy="7203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5.4</w:t>
                      </w:r>
                      <w:r>
                        <w:rPr/>
                        <w:fldChar w:fldCharType="end"/>
                      </w:r>
                      <w:bookmarkEnd w:id="68"/>
                      <w:r>
                        <w:rPr/>
                        <w:t xml:space="preserve"> </w:t>
                      </w:r>
                      <w:r>
                        <w:rPr/>
                        <w:t>Forma za stvaranje događaja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r>
        <mc:AlternateContent>
          <mc:Choice Requires="wps">
            <w:drawing>
              <wp:anchor behindDoc="0" distT="0" distB="0" distL="0" distR="0" simplePos="0" locked="0" layoutInCell="0" allowOverlap="1" relativeHeight="12">
                <wp:simplePos x="0" y="0"/>
                <wp:positionH relativeFrom="column">
                  <wp:posOffset>1162050</wp:posOffset>
                </wp:positionH>
                <wp:positionV relativeFrom="paragraph">
                  <wp:posOffset>116205</wp:posOffset>
                </wp:positionV>
                <wp:extent cx="2507615" cy="5959475"/>
                <wp:effectExtent l="0" t="0" r="0" b="0"/>
                <wp:wrapSquare wrapText="largest"/>
                <wp:docPr id="19" name="Frame7"/>
                <a:graphic xmlns:a="http://schemas.openxmlformats.org/drawingml/2006/main">
                  <a:graphicData uri="http://schemas.microsoft.com/office/word/2010/wordprocessingShape">
                    <wps:wsp>
                      <wps:cNvSpPr txBox="1"/>
                      <wps:spPr>
                        <a:xfrm>
                          <a:off x="0" y="0"/>
                          <a:ext cx="2507615" cy="5959475"/>
                        </a:xfrm>
                        <a:prstGeom prst="rect"/>
                        <a:solidFill>
                          <a:srgbClr val="FFFFFF"/>
                        </a:solidFill>
                      </wps:spPr>
                      <wps:txbx>
                        <w:txbxContent>
                          <w:p>
                            <w:pPr>
                              <w:pStyle w:val="Sl"/>
                              <w:spacing w:before="120" w:after="120"/>
                              <w:rPr/>
                            </w:pPr>
                            <w:bookmarkStart w:id="69" w:name="Ref_Sl.6_label_and_number"/>
                            <w:r>
                              <w:rPr/>
                              <w:drawing>
                                <wp:inline distT="0" distB="0" distL="0" distR="0">
                                  <wp:extent cx="3693795" cy="6205855"/>
                                  <wp:effectExtent l="0" t="0" r="0" b="0"/>
                                  <wp:docPr id="2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title=""/>
                                          <pic:cNvPicPr>
                                            <a:picLocks noChangeAspect="1" noChangeArrowheads="1"/>
                                          </pic:cNvPicPr>
                                        </pic:nvPicPr>
                                        <pic:blipFill>
                                          <a:blip r:embed="rId21"/>
                                          <a:stretch>
                                            <a:fillRect/>
                                          </a:stretch>
                                        </pic:blipFill>
                                        <pic:spPr bwMode="auto">
                                          <a:xfrm>
                                            <a:off x="0" y="0"/>
                                            <a:ext cx="3693795" cy="62058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69"/>
                            <w:r>
                              <w:rPr/>
                              <w:t xml:space="preserve"> </w:t>
                            </w:r>
                            <w:r>
                              <w:rPr/>
                              <w:t>Forma za uređivanje događaja</w:t>
                            </w:r>
                          </w:p>
                        </w:txbxContent>
                      </wps:txbx>
                      <wps:bodyPr anchor="t" lIns="0" tIns="0" rIns="0" bIns="0">
                        <a:noAutofit/>
                      </wps:bodyPr>
                    </wps:wsp>
                  </a:graphicData>
                </a:graphic>
              </wp:anchor>
            </w:drawing>
          </mc:Choice>
          <mc:Fallback>
            <w:pict>
              <v:rect style="position:absolute;rotation:-0;width:197.45pt;height:469.25pt;mso-wrap-distance-left:0pt;mso-wrap-distance-right:0pt;mso-wrap-distance-top:0pt;mso-wrap-distance-bottom:0pt;margin-top:9.15pt;mso-position-vertical-relative:text;margin-left:91.5pt;mso-position-horizontal-relative:text">
                <v:textbox inset="0in,0in,0in,0in">
                  <w:txbxContent>
                    <w:p>
                      <w:pPr>
                        <w:pStyle w:val="Sl"/>
                        <w:spacing w:before="120" w:after="120"/>
                        <w:rPr/>
                      </w:pPr>
                      <w:bookmarkStart w:id="70" w:name="Ref_Sl.6_label_and_number"/>
                      <w:r>
                        <w:rPr/>
                        <w:drawing>
                          <wp:inline distT="0" distB="0" distL="0" distR="0">
                            <wp:extent cx="3693795" cy="6205855"/>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22"/>
                                    <a:stretch>
                                      <a:fillRect/>
                                    </a:stretch>
                                  </pic:blipFill>
                                  <pic:spPr bwMode="auto">
                                    <a:xfrm>
                                      <a:off x="0" y="0"/>
                                      <a:ext cx="3693795" cy="620585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5.5</w:t>
                      </w:r>
                      <w:r>
                        <w:rPr/>
                        <w:fldChar w:fldCharType="end"/>
                      </w:r>
                      <w:bookmarkEnd w:id="70"/>
                      <w:r>
                        <w:rPr/>
                        <w:t xml:space="preserve"> </w:t>
                      </w:r>
                      <w:r>
                        <w:rPr/>
                        <w:t>Forma za uređivanje događaja</w:t>
                      </w:r>
                    </w:p>
                  </w:txbxContent>
                </v:textbox>
                <w10:wrap type="square" side="largest"/>
              </v:rect>
            </w:pict>
          </mc:Fallback>
        </mc:AlternateContent>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r>
    </w:p>
    <w:p>
      <w:pPr>
        <w:pStyle w:val="Caption"/>
        <w:jc w:val="start"/>
        <w:rPr/>
      </w:pPr>
      <w:r>
        <w:rPr/>
        <w:tab/>
        <w:tab/>
      </w:r>
    </w:p>
    <w:p>
      <w:pPr>
        <w:pStyle w:val="Caption"/>
        <w:jc w:val="star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Na sličan način moguće je dodavanje, uređivanje i brisanje ponude. </w:t>
      </w:r>
      <w:r>
        <w:rPr/>
        <w:t>(</w:t>
      </w:r>
      <w:r>
        <w:rPr/>
        <w:fldChar w:fldCharType="begin"/>
      </w:r>
      <w:r>
        <w:rPr/>
        <w:instrText xml:space="preserve"> REF Ref_Sl.7_label_and_number \h </w:instrText>
      </w:r>
      <w:r>
        <w:rPr/>
        <w:fldChar w:fldCharType="separate"/>
      </w:r>
      <w:r>
        <w:rPr/>
        <w:t>Sl. 5.6</w:t>
      </w:r>
      <w:r>
        <w:rPr/>
        <w:fldChar w:fldCharType="end"/>
      </w:r>
      <w:r>
        <w:rPr/>
        <w:t>)</w:t>
      </w:r>
    </w:p>
    <w:p>
      <w:pPr>
        <w:pStyle w:val="BodyText"/>
        <w:rPr/>
      </w:pPr>
      <w:r>
        <w:rPr/>
        <w:t xml:space="preserve">Kod ponude se bira tip cijene, odnosno naplaćuje li se navedena ponuda po osobi ili jednokratno (fiksno) padajućim izbornikom. Naravno </w:t>
      </w:r>
      <w:r>
        <w:rPr/>
        <w:t xml:space="preserve">potrebno je i postaviti </w:t>
      </w:r>
      <w:r>
        <w:rPr/>
        <w:t xml:space="preserve">naziv, opis i iznos cijene. </w:t>
      </w:r>
      <w:r>
        <w:rPr/>
        <w:t>(</w:t>
      </w:r>
      <w:r>
        <w:rPr/>
        <w:fldChar w:fldCharType="begin"/>
      </w:r>
      <w:r>
        <w:rPr/>
        <w:instrText xml:space="preserve"> REF Ref_Sl.8_label_and_number \h </w:instrText>
      </w:r>
      <w:r>
        <w:rPr/>
        <w:fldChar w:fldCharType="separate"/>
      </w:r>
      <w:r>
        <w:rPr/>
        <w:t>Sl. 5.7</w:t>
      </w:r>
      <w:r>
        <w:rPr/>
        <w:fldChar w:fldCharType="end"/>
      </w:r>
      <w:r>
        <w:rPr/>
        <w:t xml:space="preserve">, </w:t>
      </w:r>
      <w:r>
        <w:rPr/>
        <w:fldChar w:fldCharType="begin"/>
      </w:r>
      <w:r>
        <w:rPr/>
        <w:instrText xml:space="preserve"> REF Ref_Sl.9_label_and_number \h </w:instrText>
      </w:r>
      <w:r>
        <w:rPr/>
        <w:fldChar w:fldCharType="separate"/>
      </w:r>
      <w:r>
        <w:rPr/>
        <w:t>Sl. 5.8</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79745" cy="3937635"/>
                <wp:effectExtent l="0" t="0" r="0" b="0"/>
                <wp:wrapSquare wrapText="largest"/>
                <wp:docPr id="22" name="Frame8"/>
                <a:graphic xmlns:a="http://schemas.openxmlformats.org/drawingml/2006/main">
                  <a:graphicData uri="http://schemas.microsoft.com/office/word/2010/wordprocessingShape">
                    <wps:wsp>
                      <wps:cNvSpPr txBox="1"/>
                      <wps:spPr>
                        <a:xfrm>
                          <a:off x="0" y="0"/>
                          <a:ext cx="5579745" cy="3937635"/>
                        </a:xfrm>
                        <a:prstGeom prst="rect"/>
                        <a:solidFill>
                          <a:srgbClr val="FFFFFF"/>
                        </a:solidFill>
                      </wps:spPr>
                      <wps:txbx>
                        <w:txbxContent>
                          <w:p>
                            <w:pPr>
                              <w:pStyle w:val="Sl"/>
                              <w:spacing w:before="120" w:after="120"/>
                              <w:rPr/>
                            </w:pPr>
                            <w:bookmarkStart w:id="71" w:name="Ref_Sl.7_label_and_number"/>
                            <w:r>
                              <w:rPr/>
                              <w:drawing>
                                <wp:inline distT="0" distB="0" distL="0" distR="0">
                                  <wp:extent cx="5579745" cy="3522345"/>
                                  <wp:effectExtent l="0" t="0" r="0" b="0"/>
                                  <wp:docPr id="23"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title=""/>
                                          <pic:cNvPicPr>
                                            <a:picLocks noChangeAspect="1" noChangeArrowheads="1"/>
                                          </pic:cNvPicPr>
                                        </pic:nvPicPr>
                                        <pic:blipFill>
                                          <a:blip r:embed="rId23"/>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1"/>
                            <w:r>
                              <w:rPr/>
                              <w:t xml:space="preserve"> </w:t>
                            </w:r>
                            <w:r>
                              <w:rPr/>
                              <w:t>Pregled ponude</w:t>
                            </w:r>
                          </w:p>
                        </w:txbxContent>
                      </wps:txbx>
                      <wps:bodyPr anchor="t" lIns="0" tIns="0" rIns="0" bIns="0">
                        <a:noAutofit/>
                      </wps:bodyPr>
                    </wps:wsp>
                  </a:graphicData>
                </a:graphic>
              </wp:anchor>
            </w:drawing>
          </mc:Choice>
          <mc:Fallback>
            <w:pict>
              <v:rect style="position:absolute;rotation:-0;width:439.35pt;height:310.0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2" w:name="Ref_Sl.7_label_and_number"/>
                      <w:r>
                        <w:rPr/>
                        <w:drawing>
                          <wp:inline distT="0" distB="0" distL="0" distR="0">
                            <wp:extent cx="5579745" cy="3522345"/>
                            <wp:effectExtent l="0" t="0" r="0" b="0"/>
                            <wp:docPr id="24"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 descr="" title=""/>
                                    <pic:cNvPicPr>
                                      <a:picLocks noChangeAspect="1" noChangeArrowheads="1"/>
                                    </pic:cNvPicPr>
                                  </pic:nvPicPr>
                                  <pic:blipFill>
                                    <a:blip r:embed="rId24"/>
                                    <a:stretch>
                                      <a:fillRect/>
                                    </a:stretch>
                                  </pic:blipFill>
                                  <pic:spPr bwMode="auto">
                                    <a:xfrm>
                                      <a:off x="0" y="0"/>
                                      <a:ext cx="5579745" cy="35223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5.6</w:t>
                      </w:r>
                      <w:r>
                        <w:rPr/>
                        <w:fldChar w:fldCharType="end"/>
                      </w:r>
                      <w:bookmarkEnd w:id="72"/>
                      <w:r>
                        <w:rPr/>
                        <w:t xml:space="preserve"> </w:t>
                      </w:r>
                      <w:r>
                        <w:rPr/>
                        <w:t>Pregled ponude</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16">
                <wp:simplePos x="0" y="0"/>
                <wp:positionH relativeFrom="column">
                  <wp:posOffset>196215</wp:posOffset>
                </wp:positionH>
                <wp:positionV relativeFrom="paragraph">
                  <wp:posOffset>131445</wp:posOffset>
                </wp:positionV>
                <wp:extent cx="2549525" cy="2749550"/>
                <wp:effectExtent l="0" t="0" r="0" b="0"/>
                <wp:wrapSquare wrapText="largest"/>
                <wp:docPr id="25" name="Frame9"/>
                <a:graphic xmlns:a="http://schemas.openxmlformats.org/drawingml/2006/main">
                  <a:graphicData uri="http://schemas.microsoft.com/office/word/2010/wordprocessingShape">
                    <wps:wsp>
                      <wps:cNvSpPr txBox="1"/>
                      <wps:spPr>
                        <a:xfrm>
                          <a:off x="0" y="0"/>
                          <a:ext cx="2549525" cy="2749550"/>
                        </a:xfrm>
                        <a:prstGeom prst="rect"/>
                        <a:solidFill>
                          <a:srgbClr val="FFFFFF"/>
                        </a:solidFill>
                      </wps:spPr>
                      <wps:txbx>
                        <w:txbxContent>
                          <w:p>
                            <w:pPr>
                              <w:pStyle w:val="Sl"/>
                              <w:spacing w:before="120" w:after="120"/>
                              <w:rPr/>
                            </w:pPr>
                            <w:bookmarkStart w:id="73" w:name="Ref_Sl.8_label_and_number"/>
                            <w:r>
                              <w:rPr/>
                              <w:drawing>
                                <wp:inline distT="0" distB="0" distL="0" distR="0">
                                  <wp:extent cx="2296160" cy="2376805"/>
                                  <wp:effectExtent l="0" t="0" r="0" b="0"/>
                                  <wp:docPr id="26"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title=""/>
                                          <pic:cNvPicPr>
                                            <a:picLocks noChangeAspect="1" noChangeArrowheads="1"/>
                                          </pic:cNvPicPr>
                                        </pic:nvPicPr>
                                        <pic:blipFill>
                                          <a:blip r:embed="rId25"/>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3"/>
                            <w:r>
                              <w:rPr/>
                              <w:t xml:space="preserve"> </w:t>
                            </w:r>
                            <w:r>
                              <w:rPr/>
                              <w:t>Stvaranje ponude</w:t>
                            </w:r>
                          </w:p>
                        </w:txbxContent>
                      </wps:txbx>
                      <wps:bodyPr anchor="t" lIns="0" tIns="0" rIns="0" bIns="0">
                        <a:noAutofit/>
                      </wps:bodyPr>
                    </wps:wsp>
                  </a:graphicData>
                </a:graphic>
              </wp:anchor>
            </w:drawing>
          </mc:Choice>
          <mc:Fallback>
            <w:pict>
              <v:rect style="position:absolute;rotation:-0;width:200.75pt;height:216.5pt;mso-wrap-distance-left:0pt;mso-wrap-distance-right:0pt;mso-wrap-distance-top:0pt;mso-wrap-distance-bottom:0pt;margin-top:10.35pt;mso-position-vertical-relative:text;margin-left:15.45pt;mso-position-horizontal-relative:text">
                <v:textbox inset="0in,0in,0in,0in">
                  <w:txbxContent>
                    <w:p>
                      <w:pPr>
                        <w:pStyle w:val="Sl"/>
                        <w:spacing w:before="120" w:after="120"/>
                        <w:rPr/>
                      </w:pPr>
                      <w:bookmarkStart w:id="74" w:name="Ref_Sl.8_label_and_number"/>
                      <w:r>
                        <w:rPr/>
                        <w:drawing>
                          <wp:inline distT="0" distB="0" distL="0" distR="0">
                            <wp:extent cx="2296160" cy="2376805"/>
                            <wp:effectExtent l="0" t="0" r="0" b="0"/>
                            <wp:docPr id="27"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title=""/>
                                    <pic:cNvPicPr>
                                      <a:picLocks noChangeAspect="1" noChangeArrowheads="1"/>
                                    </pic:cNvPicPr>
                                  </pic:nvPicPr>
                                  <pic:blipFill>
                                    <a:blip r:embed="rId26"/>
                                    <a:stretch>
                                      <a:fillRect/>
                                    </a:stretch>
                                  </pic:blipFill>
                                  <pic:spPr bwMode="auto">
                                    <a:xfrm>
                                      <a:off x="0" y="0"/>
                                      <a:ext cx="2296160" cy="237680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5.7</w:t>
                      </w:r>
                      <w:r>
                        <w:rPr/>
                        <w:fldChar w:fldCharType="end"/>
                      </w:r>
                      <w:bookmarkEnd w:id="74"/>
                      <w:r>
                        <w:rPr/>
                        <w:t xml:space="preserve"> </w:t>
                      </w:r>
                      <w:r>
                        <w:rPr/>
                        <w:t>Stvaranje ponude</w:t>
                      </w:r>
                    </w:p>
                  </w:txbxContent>
                </v:textbox>
                <w10:wrap type="square" side="largest"/>
              </v:rect>
            </w:pict>
          </mc:Fallback>
        </mc:AlternateContent>
      </w:r>
      <w:r>
        <mc:AlternateContent>
          <mc:Choice Requires="wps">
            <w:drawing>
              <wp:anchor behindDoc="0" distT="0" distB="0" distL="0" distR="0" simplePos="0" locked="0" layoutInCell="0" allowOverlap="1" relativeHeight="18">
                <wp:simplePos x="0" y="0"/>
                <wp:positionH relativeFrom="column">
                  <wp:posOffset>3088640</wp:posOffset>
                </wp:positionH>
                <wp:positionV relativeFrom="paragraph">
                  <wp:posOffset>138430</wp:posOffset>
                </wp:positionV>
                <wp:extent cx="2595880" cy="2768600"/>
                <wp:effectExtent l="0" t="0" r="0" b="0"/>
                <wp:wrapSquare wrapText="largest"/>
                <wp:docPr id="28" name="Frame10"/>
                <a:graphic xmlns:a="http://schemas.openxmlformats.org/drawingml/2006/main">
                  <a:graphicData uri="http://schemas.microsoft.com/office/word/2010/wordprocessingShape">
                    <wps:wsp>
                      <wps:cNvSpPr txBox="1"/>
                      <wps:spPr>
                        <a:xfrm>
                          <a:off x="0" y="0"/>
                          <a:ext cx="2595880" cy="2768600"/>
                        </a:xfrm>
                        <a:prstGeom prst="rect"/>
                        <a:solidFill>
                          <a:srgbClr val="FFFFFF"/>
                        </a:solidFill>
                      </wps:spPr>
                      <wps:txbx>
                        <w:txbxContent>
                          <w:p>
                            <w:pPr>
                              <w:pStyle w:val="Sl"/>
                              <w:spacing w:before="120" w:after="120"/>
                              <w:rPr/>
                            </w:pPr>
                            <w:bookmarkStart w:id="75" w:name="Ref_Sl.9_label_and_number"/>
                            <w:r>
                              <w:rPr/>
                              <w:drawing>
                                <wp:inline distT="0" distB="0" distL="0" distR="0">
                                  <wp:extent cx="2595880" cy="2429510"/>
                                  <wp:effectExtent l="0" t="0" r="0" b="0"/>
                                  <wp:docPr id="29"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 descr="" title=""/>
                                          <pic:cNvPicPr>
                                            <a:picLocks noChangeAspect="1" noChangeArrowheads="1"/>
                                          </pic:cNvPicPr>
                                        </pic:nvPicPr>
                                        <pic:blipFill>
                                          <a:blip r:embed="rId27"/>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5"/>
                            <w:r>
                              <w:rPr/>
                              <w:t xml:space="preserve"> </w:t>
                            </w:r>
                            <w:r>
                              <w:rPr/>
                              <w:t>Uređivanje ponude</w:t>
                            </w:r>
                          </w:p>
                        </w:txbxContent>
                      </wps:txbx>
                      <wps:bodyPr anchor="t" lIns="0" tIns="0" rIns="0" bIns="0">
                        <a:noAutofit/>
                      </wps:bodyPr>
                    </wps:wsp>
                  </a:graphicData>
                </a:graphic>
              </wp:anchor>
            </w:drawing>
          </mc:Choice>
          <mc:Fallback>
            <w:pict>
              <v:rect style="position:absolute;rotation:-0;width:204.4pt;height:218pt;mso-wrap-distance-left:0pt;mso-wrap-distance-right:0pt;mso-wrap-distance-top:0pt;mso-wrap-distance-bottom:0pt;margin-top:10.9pt;mso-position-vertical-relative:text;margin-left:243.2pt;mso-position-horizontal-relative:text">
                <v:textbox inset="0in,0in,0in,0in">
                  <w:txbxContent>
                    <w:p>
                      <w:pPr>
                        <w:pStyle w:val="Sl"/>
                        <w:spacing w:before="120" w:after="120"/>
                        <w:rPr/>
                      </w:pPr>
                      <w:bookmarkStart w:id="76" w:name="Ref_Sl.9_label_and_number"/>
                      <w:r>
                        <w:rPr/>
                        <w:drawing>
                          <wp:inline distT="0" distB="0" distL="0" distR="0">
                            <wp:extent cx="2595880" cy="2429510"/>
                            <wp:effectExtent l="0" t="0" r="0" b="0"/>
                            <wp:docPr id="30"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 descr="" title=""/>
                                    <pic:cNvPicPr>
                                      <a:picLocks noChangeAspect="1" noChangeArrowheads="1"/>
                                    </pic:cNvPicPr>
                                  </pic:nvPicPr>
                                  <pic:blipFill>
                                    <a:blip r:embed="rId28"/>
                                    <a:stretch>
                                      <a:fillRect/>
                                    </a:stretch>
                                  </pic:blipFill>
                                  <pic:spPr bwMode="auto">
                                    <a:xfrm>
                                      <a:off x="0" y="0"/>
                                      <a:ext cx="2595880" cy="24295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5.8</w:t>
                      </w:r>
                      <w:r>
                        <w:rPr/>
                        <w:fldChar w:fldCharType="end"/>
                      </w:r>
                      <w:bookmarkEnd w:id="76"/>
                      <w:r>
                        <w:rPr/>
                        <w:t xml:space="preserve"> </w:t>
                      </w:r>
                      <w:r>
                        <w:rPr/>
                        <w:t>Uređivanje ponude</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BodyText"/>
        <w:rPr/>
      </w:pPr>
      <w:r>
        <w:rPr/>
      </w:r>
    </w:p>
    <w:p>
      <w:pPr>
        <w:pStyle w:val="BodyText"/>
        <w:rPr/>
      </w:pPr>
      <w:r>
        <w:rPr/>
        <w:t xml:space="preserve">Također na sličan način se dodaju, kreiraju i brišu prostori, samo će cijena uvijek biti jednokratna. </w:t>
      </w:r>
      <w:r>
        <w:rPr/>
        <w:t>(</w:t>
      </w:r>
      <w:r>
        <w:rPr/>
        <w:fldChar w:fldCharType="begin"/>
      </w:r>
      <w:r>
        <w:rPr/>
        <w:instrText xml:space="preserve"> REF Ref_Sl.10_label_and_number \h </w:instrText>
      </w:r>
      <w:r>
        <w:rPr/>
        <w:fldChar w:fldCharType="separate"/>
      </w:r>
      <w:r>
        <w:rPr/>
        <w:t>Sl. 5.9</w:t>
      </w:r>
      <w:r>
        <w:rPr/>
        <w:fldChar w:fldCharType="end"/>
      </w:r>
      <w:r>
        <w:rPr/>
        <w:t xml:space="preserve">, </w:t>
      </w:r>
      <w:r>
        <w:rPr/>
        <w:fldChar w:fldCharType="begin"/>
      </w:r>
      <w:r>
        <w:rPr/>
        <w:instrText xml:space="preserve"> REF Ref_Sl.11_label_and_number \h </w:instrText>
      </w:r>
      <w:r>
        <w:rPr/>
        <w:fldChar w:fldCharType="separate"/>
      </w:r>
      <w:r>
        <w:rPr/>
        <w:t>Sl. 5.10</w:t>
      </w:r>
      <w:r>
        <w:rPr/>
        <w:fldChar w:fldCharType="end"/>
      </w:r>
      <w:r>
        <w:rPr/>
        <w:t xml:space="preserve">, </w:t>
      </w:r>
      <w:r>
        <w:rPr/>
        <w:fldChar w:fldCharType="begin"/>
      </w:r>
      <w:r>
        <w:rPr/>
        <w:instrText xml:space="preserve"> REF Ref_Sl.12_label_and_number \h </w:instrText>
      </w:r>
      <w:r>
        <w:rPr/>
        <w:fldChar w:fldCharType="separate"/>
      </w:r>
      <w:r>
        <w:rPr/>
        <w:t>Sl. 5.11</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944620"/>
                <wp:effectExtent l="0" t="0" r="0" b="0"/>
                <wp:wrapSquare wrapText="largest"/>
                <wp:docPr id="31" name="Frame11"/>
                <a:graphic xmlns:a="http://schemas.openxmlformats.org/drawingml/2006/main">
                  <a:graphicData uri="http://schemas.microsoft.com/office/word/2010/wordprocessingShape">
                    <wps:wsp>
                      <wps:cNvSpPr txBox="1"/>
                      <wps:spPr>
                        <a:xfrm>
                          <a:off x="0" y="0"/>
                          <a:ext cx="5579745" cy="3944620"/>
                        </a:xfrm>
                        <a:prstGeom prst="rect"/>
                        <a:solidFill>
                          <a:srgbClr val="FFFFFF"/>
                        </a:solidFill>
                      </wps:spPr>
                      <wps:txbx>
                        <w:txbxContent>
                          <w:p>
                            <w:pPr>
                              <w:pStyle w:val="Sl"/>
                              <w:spacing w:before="120" w:after="120"/>
                              <w:rPr/>
                            </w:pPr>
                            <w:bookmarkStart w:id="77" w:name="Ref_Sl.10_label_and_number"/>
                            <w:r>
                              <w:rPr/>
                              <w:drawing>
                                <wp:inline distT="0" distB="0" distL="0" distR="0">
                                  <wp:extent cx="5579745" cy="3529330"/>
                                  <wp:effectExtent l="0" t="0" r="0" b="0"/>
                                  <wp:docPr id="32"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 descr="" title=""/>
                                          <pic:cNvPicPr>
                                            <a:picLocks noChangeAspect="1" noChangeArrowheads="1"/>
                                          </pic:cNvPicPr>
                                        </pic:nvPicPr>
                                        <pic:blipFill>
                                          <a:blip r:embed="rId29"/>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7"/>
                            <w:r>
                              <w:rPr/>
                              <w:t xml:space="preserve"> </w:t>
                            </w:r>
                            <w:r>
                              <w:rPr/>
                              <w:t>Pregled prostora</w:t>
                            </w:r>
                          </w:p>
                        </w:txbxContent>
                      </wps:txbx>
                      <wps:bodyPr anchor="t" lIns="0" tIns="0" rIns="0" bIns="0">
                        <a:noAutofit/>
                      </wps:bodyPr>
                    </wps:wsp>
                  </a:graphicData>
                </a:graphic>
              </wp:anchor>
            </w:drawing>
          </mc:Choice>
          <mc:Fallback>
            <w:pict>
              <v:rect style="position:absolute;rotation:-0;width:439.35pt;height:310.6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78" w:name="Ref_Sl.10_label_and_number"/>
                      <w:r>
                        <w:rPr/>
                        <w:drawing>
                          <wp:inline distT="0" distB="0" distL="0" distR="0">
                            <wp:extent cx="5579745" cy="3529330"/>
                            <wp:effectExtent l="0" t="0" r="0" b="0"/>
                            <wp:docPr id="3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4" descr="" title=""/>
                                    <pic:cNvPicPr>
                                      <a:picLocks noChangeAspect="1" noChangeArrowheads="1"/>
                                    </pic:cNvPicPr>
                                  </pic:nvPicPr>
                                  <pic:blipFill>
                                    <a:blip r:embed="rId30"/>
                                    <a:stretch>
                                      <a:fillRect/>
                                    </a:stretch>
                                  </pic:blipFill>
                                  <pic:spPr bwMode="auto">
                                    <a:xfrm>
                                      <a:off x="0" y="0"/>
                                      <a:ext cx="5579745" cy="352933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5.9</w:t>
                      </w:r>
                      <w:r>
                        <w:rPr/>
                        <w:fldChar w:fldCharType="end"/>
                      </w:r>
                      <w:bookmarkEnd w:id="78"/>
                      <w:r>
                        <w:rPr/>
                        <w:t xml:space="preserve"> </w:t>
                      </w:r>
                      <w:r>
                        <w:rPr/>
                        <w:t>Pregled prostora</w:t>
                      </w:r>
                    </w:p>
                  </w:txbxContent>
                </v:textbox>
                <w10:wrap type="square" side="largest"/>
              </v:rect>
            </w:pict>
          </mc:Fallback>
        </mc:AlternateContent>
      </w:r>
    </w:p>
    <w:p>
      <w:pPr>
        <w:pStyle w:val="BodyText"/>
        <w:rPr/>
      </w:pPr>
      <w:r>
        <w:rPr/>
      </w:r>
      <w:r>
        <mc:AlternateContent>
          <mc:Choice Requires="wps">
            <w:drawing>
              <wp:anchor behindDoc="0" distT="0" distB="0" distL="0" distR="0" simplePos="0" locked="0" layoutInCell="0" allowOverlap="1" relativeHeight="22">
                <wp:simplePos x="0" y="0"/>
                <wp:positionH relativeFrom="column">
                  <wp:posOffset>-184150</wp:posOffset>
                </wp:positionH>
                <wp:positionV relativeFrom="paragraph">
                  <wp:posOffset>43815</wp:posOffset>
                </wp:positionV>
                <wp:extent cx="2811780" cy="3032125"/>
                <wp:effectExtent l="0" t="0" r="0" b="0"/>
                <wp:wrapSquare wrapText="largest"/>
                <wp:docPr id="34" name="Frame12"/>
                <a:graphic xmlns:a="http://schemas.openxmlformats.org/drawingml/2006/main">
                  <a:graphicData uri="http://schemas.microsoft.com/office/word/2010/wordprocessingShape">
                    <wps:wsp>
                      <wps:cNvSpPr txBox="1"/>
                      <wps:spPr>
                        <a:xfrm>
                          <a:off x="0" y="0"/>
                          <a:ext cx="2811780" cy="3032125"/>
                        </a:xfrm>
                        <a:prstGeom prst="rect"/>
                        <a:solidFill>
                          <a:srgbClr val="FFFFFF"/>
                        </a:solidFill>
                      </wps:spPr>
                      <wps:txbx>
                        <w:txbxContent>
                          <w:p>
                            <w:pPr>
                              <w:pStyle w:val="Sl"/>
                              <w:spacing w:before="120" w:after="120"/>
                              <w:rPr/>
                            </w:pPr>
                            <w:bookmarkStart w:id="79" w:name="Ref_Sl.11_label_and_number"/>
                            <w:r>
                              <w:rPr/>
                              <w:drawing>
                                <wp:inline distT="0" distB="0" distL="0" distR="0">
                                  <wp:extent cx="2811780" cy="2616835"/>
                                  <wp:effectExtent l="0" t="0" r="0" b="0"/>
                                  <wp:docPr id="3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5" descr="" title=""/>
                                          <pic:cNvPicPr>
                                            <a:picLocks noChangeAspect="1" noChangeArrowheads="1"/>
                                          </pic:cNvPicPr>
                                        </pic:nvPicPr>
                                        <pic:blipFill>
                                          <a:blip r:embed="rId31"/>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79"/>
                            <w:r>
                              <w:rPr/>
                              <w:t xml:space="preserve"> </w:t>
                            </w:r>
                            <w:r>
                              <w:rPr/>
                              <w:t>Dodavanje prostora</w:t>
                            </w:r>
                          </w:p>
                        </w:txbxContent>
                      </wps:txbx>
                      <wps:bodyPr anchor="t" lIns="0" tIns="0" rIns="0" bIns="0">
                        <a:noAutofit/>
                      </wps:bodyPr>
                    </wps:wsp>
                  </a:graphicData>
                </a:graphic>
              </wp:anchor>
            </w:drawing>
          </mc:Choice>
          <mc:Fallback>
            <w:pict>
              <v:rect style="position:absolute;rotation:-0;width:221.4pt;height:238.75pt;mso-wrap-distance-left:0pt;mso-wrap-distance-right:0pt;mso-wrap-distance-top:0pt;mso-wrap-distance-bottom:0pt;margin-top:3.45pt;mso-position-vertical-relative:text;margin-left:-14.5pt;mso-position-horizontal-relative:text">
                <v:textbox inset="0in,0in,0in,0in">
                  <w:txbxContent>
                    <w:p>
                      <w:pPr>
                        <w:pStyle w:val="Sl"/>
                        <w:spacing w:before="120" w:after="120"/>
                        <w:rPr/>
                      </w:pPr>
                      <w:bookmarkStart w:id="80" w:name="Ref_Sl.11_label_and_number"/>
                      <w:r>
                        <w:rPr/>
                        <w:drawing>
                          <wp:inline distT="0" distB="0" distL="0" distR="0">
                            <wp:extent cx="2811780" cy="2616835"/>
                            <wp:effectExtent l="0" t="0" r="0" b="0"/>
                            <wp:docPr id="3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 descr="" title=""/>
                                    <pic:cNvPicPr>
                                      <a:picLocks noChangeAspect="1" noChangeArrowheads="1"/>
                                    </pic:cNvPicPr>
                                  </pic:nvPicPr>
                                  <pic:blipFill>
                                    <a:blip r:embed="rId32"/>
                                    <a:stretch>
                                      <a:fillRect/>
                                    </a:stretch>
                                  </pic:blipFill>
                                  <pic:spPr bwMode="auto">
                                    <a:xfrm>
                                      <a:off x="0" y="0"/>
                                      <a:ext cx="2811780" cy="26168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5.10</w:t>
                      </w:r>
                      <w:r>
                        <w:rPr/>
                        <w:fldChar w:fldCharType="end"/>
                      </w:r>
                      <w:bookmarkEnd w:id="80"/>
                      <w:r>
                        <w:rPr/>
                        <w:t xml:space="preserve"> </w:t>
                      </w:r>
                      <w:r>
                        <w:rPr/>
                        <w:t>Dodavanje prostora</w:t>
                      </w:r>
                    </w:p>
                  </w:txbxContent>
                </v:textbox>
                <w10:wrap type="square" side="largest"/>
              </v:rect>
            </w:pict>
          </mc:Fallback>
        </mc:AlternateContent>
      </w:r>
      <w:r>
        <mc:AlternateContent>
          <mc:Choice Requires="wps">
            <w:drawing>
              <wp:anchor behindDoc="0" distT="0" distB="0" distL="0" distR="0" simplePos="0" locked="0" layoutInCell="0" allowOverlap="1" relativeHeight="24">
                <wp:simplePos x="0" y="0"/>
                <wp:positionH relativeFrom="column">
                  <wp:posOffset>3227705</wp:posOffset>
                </wp:positionH>
                <wp:positionV relativeFrom="paragraph">
                  <wp:posOffset>44450</wp:posOffset>
                </wp:positionV>
                <wp:extent cx="2802890" cy="3023870"/>
                <wp:effectExtent l="0" t="0" r="0" b="0"/>
                <wp:wrapSquare wrapText="largest"/>
                <wp:docPr id="37" name="Frame13"/>
                <a:graphic xmlns:a="http://schemas.openxmlformats.org/drawingml/2006/main">
                  <a:graphicData uri="http://schemas.microsoft.com/office/word/2010/wordprocessingShape">
                    <wps:wsp>
                      <wps:cNvSpPr txBox="1"/>
                      <wps:spPr>
                        <a:xfrm>
                          <a:off x="0" y="0"/>
                          <a:ext cx="2802890" cy="3023870"/>
                        </a:xfrm>
                        <a:prstGeom prst="rect"/>
                        <a:solidFill>
                          <a:srgbClr val="FFFFFF"/>
                        </a:solidFill>
                      </wps:spPr>
                      <wps:txbx>
                        <w:txbxContent>
                          <w:p>
                            <w:pPr>
                              <w:pStyle w:val="Sl"/>
                              <w:spacing w:before="120" w:after="120"/>
                              <w:rPr/>
                            </w:pPr>
                            <w:bookmarkStart w:id="81" w:name="Ref_Sl.12_label_and_number"/>
                            <w:r>
                              <w:rPr/>
                              <w:drawing>
                                <wp:inline distT="0" distB="0" distL="0" distR="0">
                                  <wp:extent cx="2802890" cy="2608580"/>
                                  <wp:effectExtent l="0" t="0" r="0" b="0"/>
                                  <wp:docPr id="38"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 descr="" title=""/>
                                          <pic:cNvPicPr>
                                            <a:picLocks noChangeAspect="1" noChangeArrowheads="1"/>
                                          </pic:cNvPicPr>
                                        </pic:nvPicPr>
                                        <pic:blipFill>
                                          <a:blip r:embed="rId33"/>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1"/>
                            <w:r>
                              <w:rPr/>
                              <w:t xml:space="preserve"> </w:t>
                            </w:r>
                            <w:r>
                              <w:rPr/>
                              <w:t>Uređivanje prostora</w:t>
                            </w:r>
                          </w:p>
                        </w:txbxContent>
                      </wps:txbx>
                      <wps:bodyPr anchor="t" lIns="0" tIns="0" rIns="0" bIns="0">
                        <a:noAutofit/>
                      </wps:bodyPr>
                    </wps:wsp>
                  </a:graphicData>
                </a:graphic>
              </wp:anchor>
            </w:drawing>
          </mc:Choice>
          <mc:Fallback>
            <w:pict>
              <v:rect style="position:absolute;rotation:-0;width:220.7pt;height:238.1pt;mso-wrap-distance-left:0pt;mso-wrap-distance-right:0pt;mso-wrap-distance-top:0pt;mso-wrap-distance-bottom:0pt;margin-top:3.5pt;mso-position-vertical-relative:text;margin-left:254.15pt;mso-position-horizontal-relative:text">
                <v:textbox inset="0in,0in,0in,0in">
                  <w:txbxContent>
                    <w:p>
                      <w:pPr>
                        <w:pStyle w:val="Sl"/>
                        <w:spacing w:before="120" w:after="120"/>
                        <w:rPr/>
                      </w:pPr>
                      <w:bookmarkStart w:id="82" w:name="Ref_Sl.12_label_and_number"/>
                      <w:r>
                        <w:rPr/>
                        <w:drawing>
                          <wp:inline distT="0" distB="0" distL="0" distR="0">
                            <wp:extent cx="2802890" cy="2608580"/>
                            <wp:effectExtent l="0" t="0" r="0" b="0"/>
                            <wp:docPr id="39"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6" descr="" title=""/>
                                    <pic:cNvPicPr>
                                      <a:picLocks noChangeAspect="1" noChangeArrowheads="1"/>
                                    </pic:cNvPicPr>
                                  </pic:nvPicPr>
                                  <pic:blipFill>
                                    <a:blip r:embed="rId34"/>
                                    <a:stretch>
                                      <a:fillRect/>
                                    </a:stretch>
                                  </pic:blipFill>
                                  <pic:spPr bwMode="auto">
                                    <a:xfrm>
                                      <a:off x="0" y="0"/>
                                      <a:ext cx="2802890" cy="260858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5.11</w:t>
                      </w:r>
                      <w:r>
                        <w:rPr/>
                        <w:fldChar w:fldCharType="end"/>
                      </w:r>
                      <w:bookmarkEnd w:id="82"/>
                      <w:r>
                        <w:rPr/>
                        <w:t xml:space="preserve"> </w:t>
                      </w:r>
                      <w:r>
                        <w:rPr/>
                        <w:t>Uređivanje prostora</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w:t>
      </w:r>
      <w:r>
        <w:rPr/>
        <w:t xml:space="preserve">Budući </w:t>
      </w:r>
      <w:r>
        <w:rPr/>
        <w:t xml:space="preserve">da bi organizator </w:t>
      </w:r>
      <w:r>
        <w:rPr/>
        <w:t>općenito</w:t>
      </w:r>
      <w:r>
        <w:rPr/>
        <w:t xml:space="preserve"> htio cijeli jedan mjesec ili čak vremenski dulji period postaviti događaj, omogućeno je i masovno dodavanje termina što znači da može odabrati opciju „svaki dan”, „samo vikendi” i „samo radni dani” te po tom predlošku </w:t>
      </w:r>
      <w:r>
        <w:rPr/>
        <w:t xml:space="preserve">efikasnije </w:t>
      </w:r>
      <w:r>
        <w:rPr/>
        <w:t xml:space="preserve">kreirati više termina </w:t>
      </w:r>
      <w:r>
        <w:rPr/>
        <w:t>(</w:t>
      </w:r>
      <w:r>
        <w:rPr/>
        <w:fldChar w:fldCharType="begin"/>
      </w:r>
      <w:r>
        <w:rPr/>
        <w:instrText xml:space="preserve"> REF Ref_Sl.13_label_and_number \h </w:instrText>
      </w:r>
      <w:r>
        <w:rPr/>
        <w:fldChar w:fldCharType="separate"/>
      </w:r>
      <w:r>
        <w:rPr/>
        <w:t>Sl. 5.12</w:t>
      </w:r>
      <w:r>
        <w:rPr/>
        <w:fldChar w:fldCharType="end"/>
      </w:r>
      <w:r>
        <w:rPr/>
        <w:t xml:space="preserve">, </w:t>
      </w:r>
      <w:r>
        <w:rPr/>
        <w:fldChar w:fldCharType="begin"/>
      </w:r>
      <w:r>
        <w:rPr/>
        <w:instrText xml:space="preserve"> REF Ref_Sl.15_label_and_number \h </w:instrText>
      </w:r>
      <w:r>
        <w:rPr/>
        <w:fldChar w:fldCharType="separate"/>
      </w:r>
      <w:r>
        <w:rPr/>
        <w:t>Sl. 5.13</w:t>
      </w:r>
      <w:r>
        <w:rPr/>
        <w:fldChar w:fldCharType="end"/>
      </w:r>
      <w:r>
        <w:rPr/>
        <w:t xml:space="preserve">, </w:t>
      </w:r>
      <w:r>
        <w:rPr/>
        <w:fldChar w:fldCharType="begin"/>
      </w:r>
      <w:r>
        <w:rPr/>
        <w:instrText xml:space="preserve"> REF Ref_Sl.14_label_and_number \h </w:instrText>
      </w:r>
      <w:r>
        <w:rPr/>
        <w:fldChar w:fldCharType="separate"/>
      </w:r>
      <w:r>
        <w:rPr/>
        <w:t>Sl. 5.14</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79745" cy="3629025"/>
                <wp:effectExtent l="0" t="0" r="0" b="0"/>
                <wp:wrapSquare wrapText="largest"/>
                <wp:docPr id="40" name="Frame14"/>
                <a:graphic xmlns:a="http://schemas.openxmlformats.org/drawingml/2006/main">
                  <a:graphicData uri="http://schemas.microsoft.com/office/word/2010/wordprocessingShape">
                    <wps:wsp>
                      <wps:cNvSpPr txBox="1"/>
                      <wps:spPr>
                        <a:xfrm>
                          <a:off x="0" y="0"/>
                          <a:ext cx="5579745" cy="3629025"/>
                        </a:xfrm>
                        <a:prstGeom prst="rect"/>
                        <a:solidFill>
                          <a:srgbClr val="FFFFFF"/>
                        </a:solidFill>
                      </wps:spPr>
                      <wps:txbx>
                        <w:txbxContent>
                          <w:p>
                            <w:pPr>
                              <w:pStyle w:val="Sl"/>
                              <w:spacing w:before="120" w:after="120"/>
                              <w:rPr/>
                            </w:pPr>
                            <w:bookmarkStart w:id="83" w:name="Ref_Sl.13_label_and_number"/>
                            <w:r>
                              <w:rPr/>
                              <w:drawing>
                                <wp:inline distT="0" distB="0" distL="0" distR="0">
                                  <wp:extent cx="5579745" cy="3213735"/>
                                  <wp:effectExtent l="0" t="0" r="0" b="0"/>
                                  <wp:docPr id="41"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7" descr="" title=""/>
                                          <pic:cNvPicPr>
                                            <a:picLocks noChangeAspect="1" noChangeArrowheads="1"/>
                                          </pic:cNvPicPr>
                                        </pic:nvPicPr>
                                        <pic:blipFill>
                                          <a:blip r:embed="rId35"/>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3"/>
                            <w:r>
                              <w:rPr/>
                              <w:t xml:space="preserve"> </w:t>
                            </w:r>
                            <w:r>
                              <w:rPr/>
                              <w:t>Pregled termina organizator</w:t>
                            </w:r>
                          </w:p>
                        </w:txbxContent>
                      </wps:txbx>
                      <wps:bodyPr anchor="t" lIns="0" tIns="0" rIns="0" bIns="0">
                        <a:noAutofit/>
                      </wps:bodyPr>
                    </wps:wsp>
                  </a:graphicData>
                </a:graphic>
              </wp:anchor>
            </w:drawing>
          </mc:Choice>
          <mc:Fallback>
            <w:pict>
              <v:rect style="position:absolute;rotation:-0;width:439.35pt;height:285.7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84" w:name="Ref_Sl.13_label_and_number"/>
                      <w:r>
                        <w:rPr/>
                        <w:drawing>
                          <wp:inline distT="0" distB="0" distL="0" distR="0">
                            <wp:extent cx="5579745" cy="3213735"/>
                            <wp:effectExtent l="0" t="0" r="0" b="0"/>
                            <wp:docPr id="42"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7" descr="" title=""/>
                                    <pic:cNvPicPr>
                                      <a:picLocks noChangeAspect="1" noChangeArrowheads="1"/>
                                    </pic:cNvPicPr>
                                  </pic:nvPicPr>
                                  <pic:blipFill>
                                    <a:blip r:embed="rId36"/>
                                    <a:stretch>
                                      <a:fillRect/>
                                    </a:stretch>
                                  </pic:blipFill>
                                  <pic:spPr bwMode="auto">
                                    <a:xfrm>
                                      <a:off x="0" y="0"/>
                                      <a:ext cx="5579745" cy="321373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5.12</w:t>
                      </w:r>
                      <w:r>
                        <w:rPr/>
                        <w:fldChar w:fldCharType="end"/>
                      </w:r>
                      <w:bookmarkEnd w:id="84"/>
                      <w:r>
                        <w:rPr/>
                        <w:t xml:space="preserve"> </w:t>
                      </w:r>
                      <w:r>
                        <w:rPr/>
                        <w:t>Pregled termina organizator</w:t>
                      </w:r>
                    </w:p>
                  </w:txbxContent>
                </v:textbox>
                <w10:wrap type="square" side="largest"/>
              </v:rect>
            </w:pict>
          </mc:Fallback>
        </mc:AlternateContent>
      </w:r>
    </w:p>
    <w:p>
      <w:pPr>
        <w:pStyle w:val="Caption"/>
        <w:rPr/>
      </w:pPr>
      <w:r>
        <w:rPr/>
      </w:r>
      <w:r>
        <mc:AlternateContent>
          <mc:Choice Requires="wps">
            <w:drawing>
              <wp:anchor behindDoc="0" distT="0" distB="0" distL="0" distR="0" simplePos="0" locked="0" layoutInCell="0" allowOverlap="1" relativeHeight="28">
                <wp:simplePos x="0" y="0"/>
                <wp:positionH relativeFrom="column">
                  <wp:posOffset>3130550</wp:posOffset>
                </wp:positionH>
                <wp:positionV relativeFrom="paragraph">
                  <wp:posOffset>-43815</wp:posOffset>
                </wp:positionV>
                <wp:extent cx="2984500" cy="3046730"/>
                <wp:effectExtent l="0" t="0" r="0" b="0"/>
                <wp:wrapSquare wrapText="largest"/>
                <wp:docPr id="43" name="Frame16"/>
                <a:graphic xmlns:a="http://schemas.openxmlformats.org/drawingml/2006/main">
                  <a:graphicData uri="http://schemas.microsoft.com/office/word/2010/wordprocessingShape">
                    <wps:wsp>
                      <wps:cNvSpPr txBox="1"/>
                      <wps:spPr>
                        <a:xfrm>
                          <a:off x="0" y="0"/>
                          <a:ext cx="2984500" cy="3046730"/>
                        </a:xfrm>
                        <a:prstGeom prst="rect"/>
                        <a:solidFill>
                          <a:srgbClr val="FFFFFF"/>
                        </a:solidFill>
                      </wps:spPr>
                      <wps:txbx>
                        <w:txbxContent>
                          <w:p>
                            <w:pPr>
                              <w:pStyle w:val="Sl"/>
                              <w:spacing w:before="120" w:after="120"/>
                              <w:rPr/>
                            </w:pPr>
                            <w:bookmarkStart w:id="85" w:name="Ref_Sl.15_label_and_number"/>
                            <w:r>
                              <w:rPr/>
                              <w:drawing>
                                <wp:inline distT="0" distB="0" distL="0" distR="0">
                                  <wp:extent cx="2984500" cy="2631440"/>
                                  <wp:effectExtent l="0" t="0" r="0" b="0"/>
                                  <wp:docPr id="44"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8" descr="" title=""/>
                                          <pic:cNvPicPr>
                                            <a:picLocks noChangeAspect="1" noChangeArrowheads="1"/>
                                          </pic:cNvPicPr>
                                        </pic:nvPicPr>
                                        <pic:blipFill>
                                          <a:blip r:embed="rId37"/>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5"/>
                            <w:r>
                              <w:rPr/>
                              <w:t xml:space="preserve"> </w:t>
                            </w:r>
                            <w:r>
                              <w:rPr/>
                              <w:t>Masovno dodavanje termina</w:t>
                            </w:r>
                          </w:p>
                        </w:txbxContent>
                      </wps:txbx>
                      <wps:bodyPr anchor="t" lIns="0" tIns="0" rIns="0" bIns="0">
                        <a:noAutofit/>
                      </wps:bodyPr>
                    </wps:wsp>
                  </a:graphicData>
                </a:graphic>
              </wp:anchor>
            </w:drawing>
          </mc:Choice>
          <mc:Fallback>
            <w:pict>
              <v:rect style="position:absolute;rotation:-0;width:235pt;height:239.9pt;mso-wrap-distance-left:0pt;mso-wrap-distance-right:0pt;mso-wrap-distance-top:0pt;mso-wrap-distance-bottom:0pt;margin-top:-3.45pt;mso-position-vertical-relative:text;margin-left:246.5pt;mso-position-horizontal-relative:text">
                <v:textbox inset="0in,0in,0in,0in">
                  <w:txbxContent>
                    <w:p>
                      <w:pPr>
                        <w:pStyle w:val="Sl"/>
                        <w:spacing w:before="120" w:after="120"/>
                        <w:rPr/>
                      </w:pPr>
                      <w:bookmarkStart w:id="86" w:name="Ref_Sl.15_label_and_number"/>
                      <w:r>
                        <w:rPr/>
                        <w:drawing>
                          <wp:inline distT="0" distB="0" distL="0" distR="0">
                            <wp:extent cx="2984500" cy="2631440"/>
                            <wp:effectExtent l="0" t="0" r="0" b="0"/>
                            <wp:docPr id="45"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 descr="" title=""/>
                                    <pic:cNvPicPr>
                                      <a:picLocks noChangeAspect="1" noChangeArrowheads="1"/>
                                    </pic:cNvPicPr>
                                  </pic:nvPicPr>
                                  <pic:blipFill>
                                    <a:blip r:embed="rId38"/>
                                    <a:stretch>
                                      <a:fillRect/>
                                    </a:stretch>
                                  </pic:blipFill>
                                  <pic:spPr bwMode="auto">
                                    <a:xfrm>
                                      <a:off x="0" y="0"/>
                                      <a:ext cx="2984500" cy="263144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5.13</w:t>
                      </w:r>
                      <w:r>
                        <w:rPr/>
                        <w:fldChar w:fldCharType="end"/>
                      </w:r>
                      <w:bookmarkEnd w:id="86"/>
                      <w:r>
                        <w:rPr/>
                        <w:t xml:space="preserve"> </w:t>
                      </w:r>
                      <w:r>
                        <w:rPr/>
                        <w:t>Masovno dodavanje termina</w:t>
                      </w:r>
                    </w:p>
                  </w:txbxContent>
                </v:textbox>
                <w10:wrap type="square" side="largest"/>
              </v:rect>
            </w:pict>
          </mc:Fallback>
        </mc:AlternateContent>
      </w:r>
      <w:r>
        <mc:AlternateContent>
          <mc:Choice Requires="wps">
            <w:drawing>
              <wp:anchor behindDoc="0" distT="0" distB="0" distL="0" distR="0" simplePos="0" locked="0" layoutInCell="0" allowOverlap="1" relativeHeight="30">
                <wp:simplePos x="0" y="0"/>
                <wp:positionH relativeFrom="column">
                  <wp:posOffset>-188595</wp:posOffset>
                </wp:positionH>
                <wp:positionV relativeFrom="paragraph">
                  <wp:posOffset>43180</wp:posOffset>
                </wp:positionV>
                <wp:extent cx="3145155" cy="2959735"/>
                <wp:effectExtent l="0" t="0" r="0" b="0"/>
                <wp:wrapSquare wrapText="largest"/>
                <wp:docPr id="46" name="Frame15"/>
                <a:graphic xmlns:a="http://schemas.openxmlformats.org/drawingml/2006/main">
                  <a:graphicData uri="http://schemas.microsoft.com/office/word/2010/wordprocessingShape">
                    <wps:wsp>
                      <wps:cNvSpPr txBox="1"/>
                      <wps:spPr>
                        <a:xfrm>
                          <a:off x="0" y="0"/>
                          <a:ext cx="3145155" cy="2959735"/>
                        </a:xfrm>
                        <a:prstGeom prst="rect"/>
                        <a:solidFill>
                          <a:srgbClr val="FFFFFF"/>
                        </a:solidFill>
                      </wps:spPr>
                      <wps:txbx>
                        <w:txbxContent>
                          <w:p>
                            <w:pPr>
                              <w:pStyle w:val="Sl"/>
                              <w:spacing w:before="120" w:after="120"/>
                              <w:rPr/>
                            </w:pPr>
                            <w:bookmarkStart w:id="87" w:name="Ref_Sl.14_label_and_number"/>
                            <w:r>
                              <w:rPr/>
                              <w:drawing>
                                <wp:inline distT="0" distB="0" distL="0" distR="0">
                                  <wp:extent cx="3145155" cy="2544445"/>
                                  <wp:effectExtent l="0" t="0" r="0" b="0"/>
                                  <wp:docPr id="47"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9" descr="" title=""/>
                                          <pic:cNvPicPr>
                                            <a:picLocks noChangeAspect="1" noChangeArrowheads="1"/>
                                          </pic:cNvPicPr>
                                        </pic:nvPicPr>
                                        <pic:blipFill>
                                          <a:blip r:embed="rId39"/>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7"/>
                            <w:r>
                              <w:rPr/>
                              <w:t xml:space="preserve"> </w:t>
                            </w:r>
                            <w:r>
                              <w:rPr/>
                              <w:t>Dodavanje termina</w:t>
                            </w:r>
                          </w:p>
                        </w:txbxContent>
                      </wps:txbx>
                      <wps:bodyPr anchor="t" lIns="0" tIns="0" rIns="0" bIns="0">
                        <a:noAutofit/>
                      </wps:bodyPr>
                    </wps:wsp>
                  </a:graphicData>
                </a:graphic>
              </wp:anchor>
            </w:drawing>
          </mc:Choice>
          <mc:Fallback>
            <w:pict>
              <v:rect style="position:absolute;rotation:-0;width:247.65pt;height:233.05pt;mso-wrap-distance-left:0pt;mso-wrap-distance-right:0pt;mso-wrap-distance-top:0pt;mso-wrap-distance-bottom:0pt;margin-top:3.4pt;mso-position-vertical-relative:text;margin-left:-14.85pt;mso-position-horizontal-relative:text">
                <v:textbox inset="0in,0in,0in,0in">
                  <w:txbxContent>
                    <w:p>
                      <w:pPr>
                        <w:pStyle w:val="Sl"/>
                        <w:spacing w:before="120" w:after="120"/>
                        <w:rPr/>
                      </w:pPr>
                      <w:bookmarkStart w:id="88" w:name="Ref_Sl.14_label_and_number"/>
                      <w:r>
                        <w:rPr/>
                        <w:drawing>
                          <wp:inline distT="0" distB="0" distL="0" distR="0">
                            <wp:extent cx="3145155" cy="2544445"/>
                            <wp:effectExtent l="0" t="0" r="0" b="0"/>
                            <wp:docPr id="4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 descr="" title=""/>
                                    <pic:cNvPicPr>
                                      <a:picLocks noChangeAspect="1" noChangeArrowheads="1"/>
                                    </pic:cNvPicPr>
                                  </pic:nvPicPr>
                                  <pic:blipFill>
                                    <a:blip r:embed="rId40"/>
                                    <a:stretch>
                                      <a:fillRect/>
                                    </a:stretch>
                                  </pic:blipFill>
                                  <pic:spPr bwMode="auto">
                                    <a:xfrm>
                                      <a:off x="0" y="0"/>
                                      <a:ext cx="3145155" cy="254444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5.14</w:t>
                      </w:r>
                      <w:r>
                        <w:rPr/>
                        <w:fldChar w:fldCharType="end"/>
                      </w:r>
                      <w:bookmarkEnd w:id="88"/>
                      <w:r>
                        <w:rPr/>
                        <w:t xml:space="preserve"> </w:t>
                      </w:r>
                      <w:r>
                        <w:rPr/>
                        <w:t>Dodavanje termina</w:t>
                      </w:r>
                    </w:p>
                  </w:txbxContent>
                </v:textbox>
                <w10:wrap type="square" side="largest"/>
              </v:rect>
            </w:pict>
          </mc:Fallback>
        </mc:AlternateContent>
      </w:r>
    </w:p>
    <w:p>
      <w:pPr>
        <w:pStyle w:val="BodyText"/>
        <w:rPr/>
      </w:pPr>
      <w:r>
        <w:rPr/>
        <w:t xml:space="preserve"> </w:t>
      </w:r>
    </w:p>
    <w:p>
      <w:pPr>
        <w:pStyle w:val="BodyText"/>
        <w:rPr/>
      </w:pPr>
      <w:r>
        <w:rPr/>
      </w:r>
    </w:p>
    <w:p>
      <w:pPr>
        <w:pStyle w:val="BodyText"/>
        <w:rPr/>
      </w:pPr>
      <w:r>
        <w:rPr/>
        <w:t>Z</w:t>
      </w:r>
      <w:r>
        <w:rPr/>
        <w:t xml:space="preserve">adnji prikaz organizatora </w:t>
      </w:r>
      <w:r>
        <w:rPr/>
        <w:t>su</w:t>
      </w:r>
      <w:r>
        <w:rPr/>
        <w:t xml:space="preserve"> rezervacije, odnosno sve rezervacije kupaca koje su vezane za njegove događaje </w:t>
      </w:r>
      <w:r>
        <w:rPr/>
        <w:t>(</w:t>
      </w:r>
      <w:r>
        <w:rPr/>
        <w:fldChar w:fldCharType="begin"/>
      </w:r>
      <w:r>
        <w:rPr/>
        <w:instrText xml:space="preserve"> REF Ref_Sl.16_label_and_number \h </w:instrText>
      </w:r>
      <w:r>
        <w:rPr/>
        <w:fldChar w:fldCharType="separate"/>
      </w:r>
      <w:r>
        <w:rPr/>
        <w:t>Sl. 5.15</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579745" cy="4389755"/>
                <wp:effectExtent l="0" t="0" r="0" b="0"/>
                <wp:wrapSquare wrapText="largest"/>
                <wp:docPr id="49" name="Frame17"/>
                <a:graphic xmlns:a="http://schemas.openxmlformats.org/drawingml/2006/main">
                  <a:graphicData uri="http://schemas.microsoft.com/office/word/2010/wordprocessingShape">
                    <wps:wsp>
                      <wps:cNvSpPr txBox="1"/>
                      <wps:spPr>
                        <a:xfrm>
                          <a:off x="0" y="0"/>
                          <a:ext cx="5579745" cy="4389755"/>
                        </a:xfrm>
                        <a:prstGeom prst="rect"/>
                        <a:solidFill>
                          <a:srgbClr val="FFFFFF"/>
                        </a:solidFill>
                      </wps:spPr>
                      <wps:txbx>
                        <w:txbxContent>
                          <w:p>
                            <w:pPr>
                              <w:pStyle w:val="Sl"/>
                              <w:spacing w:before="120" w:after="120"/>
                              <w:rPr/>
                            </w:pPr>
                            <w:bookmarkStart w:id="89" w:name="Ref_Sl.16_label_and_number"/>
                            <w:r>
                              <w:rPr/>
                              <w:drawing>
                                <wp:inline distT="0" distB="0" distL="0" distR="0">
                                  <wp:extent cx="5579745" cy="3974465"/>
                                  <wp:effectExtent l="0" t="0" r="0" b="0"/>
                                  <wp:docPr id="5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 descr="" title=""/>
                                          <pic:cNvPicPr>
                                            <a:picLocks noChangeAspect="1" noChangeArrowheads="1"/>
                                          </pic:cNvPicPr>
                                        </pic:nvPicPr>
                                        <pic:blipFill>
                                          <a:blip r:embed="rId41"/>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89"/>
                            <w:r>
                              <w:rPr/>
                              <w:t xml:space="preserve"> </w:t>
                            </w:r>
                            <w:r>
                              <w:rPr/>
                              <w:t>Prikaz rezervacija organizator</w:t>
                            </w:r>
                          </w:p>
                        </w:txbxContent>
                      </wps:txbx>
                      <wps:bodyPr anchor="t" lIns="0" tIns="0" rIns="0" bIns="0">
                        <a:noAutofit/>
                      </wps:bodyPr>
                    </wps:wsp>
                  </a:graphicData>
                </a:graphic>
              </wp:anchor>
            </w:drawing>
          </mc:Choice>
          <mc:Fallback>
            <w:pict>
              <v:rect style="position:absolute;rotation:-0;width:439.35pt;height:345.6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0" w:name="Ref_Sl.16_label_and_number"/>
                      <w:r>
                        <w:rPr/>
                        <w:drawing>
                          <wp:inline distT="0" distB="0" distL="0" distR="0">
                            <wp:extent cx="5579745" cy="3974465"/>
                            <wp:effectExtent l="0" t="0" r="0" b="0"/>
                            <wp:docPr id="5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0" descr="" title=""/>
                                    <pic:cNvPicPr>
                                      <a:picLocks noChangeAspect="1" noChangeArrowheads="1"/>
                                    </pic:cNvPicPr>
                                  </pic:nvPicPr>
                                  <pic:blipFill>
                                    <a:blip r:embed="rId42"/>
                                    <a:stretch>
                                      <a:fillRect/>
                                    </a:stretch>
                                  </pic:blipFill>
                                  <pic:spPr bwMode="auto">
                                    <a:xfrm>
                                      <a:off x="0" y="0"/>
                                      <a:ext cx="5579745" cy="397446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5.15</w:t>
                      </w:r>
                      <w:r>
                        <w:rPr/>
                        <w:fldChar w:fldCharType="end"/>
                      </w:r>
                      <w:bookmarkEnd w:id="90"/>
                      <w:r>
                        <w:rPr/>
                        <w:t xml:space="preserve"> </w:t>
                      </w:r>
                      <w:r>
                        <w:rPr/>
                        <w:t>Prikaz rezervacija organizator</w:t>
                      </w:r>
                    </w:p>
                  </w:txbxContent>
                </v:textbox>
                <w10:wrap type="square" side="largest"/>
              </v:rect>
            </w:pict>
          </mc:Fallback>
        </mc:AlternateContent>
      </w:r>
    </w:p>
    <w:p>
      <w:pPr>
        <w:pStyle w:val="BodyText"/>
        <w:rPr/>
      </w:pPr>
      <w:r>
        <w:rPr/>
        <w:t xml:space="preserve">Unutar svake rezervacije pišu osnovni detalji, termin te na desnoj strani status rezervacije. Gore postoji izbornik gdje organizator može vidjeti prošle rezervacije kojima je stanje „Na čekanju, Plaćeno i Otkazano” </w:t>
      </w:r>
      <w:r>
        <w:rPr/>
        <w:t>(</w:t>
      </w:r>
      <w:r>
        <w:rPr/>
        <w:fldChar w:fldCharType="begin"/>
      </w:r>
      <w:r>
        <w:rPr/>
        <w:instrText xml:space="preserve"> REF Ref_Sl.16_label_and_number \h </w:instrText>
      </w:r>
      <w:r>
        <w:rPr/>
        <w:fldChar w:fldCharType="separate"/>
      </w:r>
      <w:r>
        <w:rPr/>
        <w:t>Sl. 5.15</w:t>
      </w:r>
      <w:r>
        <w:rPr/>
        <w:fldChar w:fldCharType="end"/>
      </w:r>
      <w:r>
        <w:rPr/>
        <w:t>)</w:t>
      </w:r>
      <w:r>
        <w:rPr/>
        <w:t xml:space="preserve">. </w:t>
      </w:r>
      <w:r>
        <w:rPr/>
        <w:t>Organizator može otkazati rezervacije</w:t>
      </w:r>
      <w:r>
        <w:rPr/>
        <w:t xml:space="preserve"> ukoliko </w:t>
      </w:r>
      <w:r>
        <w:rPr/>
        <w:t>postoji</w:t>
      </w:r>
      <w:r>
        <w:rPr/>
        <w:t xml:space="preserve"> </w:t>
      </w:r>
      <w:r>
        <w:rPr/>
        <w:t>opravdani</w:t>
      </w:r>
      <w:r>
        <w:rPr/>
        <w:t xml:space="preserve"> </w:t>
      </w:r>
      <w:r>
        <w:rPr/>
        <w:t>razlog</w:t>
      </w:r>
      <w:r>
        <w:rPr/>
        <w:t xml:space="preserve">. Pored svake rezervacije može vidjeti listu gostiju </w:t>
      </w:r>
      <w:r>
        <w:rPr/>
        <w:t>kako bi bolje</w:t>
      </w:r>
      <w:r>
        <w:rPr/>
        <w:t xml:space="preserve"> upravlja</w:t>
      </w:r>
      <w:r>
        <w:rPr/>
        <w:t>o</w:t>
      </w:r>
      <w:r>
        <w:rPr/>
        <w:t xml:space="preserve"> navedenom rezervacijom </w:t>
      </w:r>
      <w:r>
        <w:rPr/>
        <w:t>(</w:t>
      </w:r>
      <w:r>
        <w:rPr/>
        <w:fldChar w:fldCharType="begin"/>
      </w:r>
      <w:r>
        <w:rPr/>
        <w:instrText xml:space="preserve"> REF Ref_Sl.17_label_and_number \h </w:instrText>
      </w:r>
      <w:r>
        <w:rPr/>
        <w:fldChar w:fldCharType="separate"/>
      </w:r>
      <w:r>
        <w:rPr/>
        <w:t>Sl. 5.16</w:t>
      </w:r>
      <w:r>
        <w:rPr/>
        <w:fldChar w:fldCharType="end"/>
      </w:r>
      <w:r>
        <w:rPr/>
        <w:t>).</w:t>
      </w:r>
    </w:p>
    <w:p>
      <w:pPr>
        <w:pStyle w:val="BodyText"/>
        <w:rPr/>
      </w:pPr>
      <w:r>
        <w:rPr/>
      </w:r>
      <w: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205480" cy="2161540"/>
                <wp:effectExtent l="0" t="0" r="0" b="0"/>
                <wp:wrapSquare wrapText="largest"/>
                <wp:docPr id="52" name="Frame18"/>
                <a:graphic xmlns:a="http://schemas.openxmlformats.org/drawingml/2006/main">
                  <a:graphicData uri="http://schemas.microsoft.com/office/word/2010/wordprocessingShape">
                    <wps:wsp>
                      <wps:cNvSpPr txBox="1"/>
                      <wps:spPr>
                        <a:xfrm>
                          <a:off x="0" y="0"/>
                          <a:ext cx="3205480" cy="2161540"/>
                        </a:xfrm>
                        <a:prstGeom prst="rect"/>
                        <a:solidFill>
                          <a:srgbClr val="FFFFFF"/>
                        </a:solidFill>
                      </wps:spPr>
                      <wps:txbx>
                        <w:txbxContent>
                          <w:p>
                            <w:pPr>
                              <w:pStyle w:val="Sl"/>
                              <w:spacing w:before="120" w:after="120"/>
                              <w:rPr/>
                            </w:pPr>
                            <w:bookmarkStart w:id="91" w:name="Ref_Sl.17_label_and_number"/>
                            <w:r>
                              <w:rPr/>
                              <w:drawing>
                                <wp:inline distT="0" distB="0" distL="0" distR="0">
                                  <wp:extent cx="3205480" cy="1746250"/>
                                  <wp:effectExtent l="0" t="0" r="0" b="0"/>
                                  <wp:docPr id="53"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descr="" title=""/>
                                          <pic:cNvPicPr>
                                            <a:picLocks noChangeAspect="1" noChangeArrowheads="1"/>
                                          </pic:cNvPicPr>
                                        </pic:nvPicPr>
                                        <pic:blipFill>
                                          <a:blip r:embed="rId43"/>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1"/>
                            <w:r>
                              <w:rPr/>
                              <w:t xml:space="preserve"> </w:t>
                            </w:r>
                            <w:r>
                              <w:rPr/>
                              <w:t>Lista gostiju</w:t>
                            </w:r>
                          </w:p>
                        </w:txbxContent>
                      </wps:txbx>
                      <wps:bodyPr anchor="t" lIns="0" tIns="0" rIns="0" bIns="0">
                        <a:noAutofit/>
                      </wps:bodyPr>
                    </wps:wsp>
                  </a:graphicData>
                </a:graphic>
              </wp:anchor>
            </w:drawing>
          </mc:Choice>
          <mc:Fallback>
            <w:pict>
              <v:rect style="position:absolute;rotation:-0;width:252.4pt;height:170.2pt;mso-wrap-distance-left:0pt;mso-wrap-distance-right:0pt;mso-wrap-distance-top:0pt;mso-wrap-distance-bottom:0pt;margin-top:0.05pt;mso-position-vertical-relative:text;margin-left:93.45pt;mso-position-horizontal:center;mso-position-horizontal-relative:text">
                <v:textbox inset="0in,0in,0in,0in">
                  <w:txbxContent>
                    <w:p>
                      <w:pPr>
                        <w:pStyle w:val="Sl"/>
                        <w:spacing w:before="120" w:after="120"/>
                        <w:rPr/>
                      </w:pPr>
                      <w:bookmarkStart w:id="92" w:name="Ref_Sl.17_label_and_number"/>
                      <w:r>
                        <w:rPr/>
                        <w:drawing>
                          <wp:inline distT="0" distB="0" distL="0" distR="0">
                            <wp:extent cx="3205480" cy="1746250"/>
                            <wp:effectExtent l="0" t="0" r="0" b="0"/>
                            <wp:docPr id="54"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1" descr="" title=""/>
                                    <pic:cNvPicPr>
                                      <a:picLocks noChangeAspect="1" noChangeArrowheads="1"/>
                                    </pic:cNvPicPr>
                                  </pic:nvPicPr>
                                  <pic:blipFill>
                                    <a:blip r:embed="rId44"/>
                                    <a:stretch>
                                      <a:fillRect/>
                                    </a:stretch>
                                  </pic:blipFill>
                                  <pic:spPr bwMode="auto">
                                    <a:xfrm>
                                      <a:off x="0" y="0"/>
                                      <a:ext cx="3205480" cy="174625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5.16</w:t>
                      </w:r>
                      <w:r>
                        <w:rPr/>
                        <w:fldChar w:fldCharType="end"/>
                      </w:r>
                      <w:bookmarkEnd w:id="92"/>
                      <w:r>
                        <w:rPr/>
                        <w:t xml:space="preserve"> </w:t>
                      </w:r>
                      <w:r>
                        <w:rPr/>
                        <w:t>Lista gostiju</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Heading2"/>
        <w:rPr/>
      </w:pPr>
      <w:bookmarkStart w:id="93" w:name="__RefHeading___Toc4141_723378845"/>
      <w:bookmarkEnd w:id="93"/>
      <w:r>
        <w:rPr/>
        <w:t>K</w:t>
      </w:r>
      <w:r>
        <w:rPr/>
        <w:t>upac</w:t>
      </w:r>
    </w:p>
    <w:p>
      <w:pPr>
        <w:pStyle w:val="Normal"/>
        <w:rPr/>
      </w:pPr>
      <w:r>
        <w:rPr/>
      </w:r>
    </w:p>
    <w:p>
      <w:pPr>
        <w:pStyle w:val="Normal"/>
        <w:rPr/>
      </w:pPr>
      <w:r>
        <w:rPr/>
        <w:t>Kupac n</w:t>
      </w:r>
      <w:r>
        <w:rPr/>
        <w:t xml:space="preserve">akon prijave u sustav </w:t>
      </w:r>
      <w:r>
        <w:rPr/>
        <w:t>može vidjeti</w:t>
      </w:r>
      <w:r>
        <w:rPr/>
        <w:t xml:space="preserve"> nadzorn</w:t>
      </w:r>
      <w:r>
        <w:rPr/>
        <w:t>u</w:t>
      </w:r>
      <w:r>
        <w:rPr/>
        <w:t xml:space="preserve"> ploč</w:t>
      </w:r>
      <w:r>
        <w:rPr/>
        <w:t>u</w:t>
      </w:r>
      <w:r>
        <w:rPr/>
        <w:t xml:space="preserve"> s malo </w:t>
      </w:r>
      <w:r>
        <w:rPr/>
        <w:t>drugačijim</w:t>
      </w:r>
      <w:r>
        <w:rPr/>
        <w:t xml:space="preserve"> izgledom u odnosu na organizatora. Početni dizajn je </w:t>
      </w:r>
      <w:r>
        <w:rPr/>
        <w:t>ekvivalentan organizatorovom, no</w:t>
      </w:r>
      <w:r>
        <w:rPr/>
        <w:t xml:space="preserve"> nadzorna ploča sadrži statistiku koja je bitna </w:t>
      </w:r>
      <w:r>
        <w:rPr/>
        <w:t>isključivo</w:t>
      </w:r>
      <w:r>
        <w:rPr/>
        <w:t xml:space="preserve"> kupcu. </w:t>
      </w:r>
      <w:r>
        <w:rPr/>
        <w:t>H</w:t>
      </w:r>
      <w:r>
        <w:rPr/>
        <w:t xml:space="preserve">amburger izbornik </w:t>
      </w:r>
      <w:r>
        <w:rPr/>
        <w:t>na lijevoj strani sučelja</w:t>
      </w:r>
      <w:r>
        <w:rPr/>
        <w:t xml:space="preserve"> ima komponente kao što je broj </w:t>
      </w:r>
      <w:r>
        <w:rPr/>
        <w:t>kupčevih</w:t>
      </w:r>
      <w:r>
        <w:rPr/>
        <w:t xml:space="preserve"> rezervacija i broj nadolazećih događaja od </w:t>
      </w:r>
      <w:r>
        <w:rPr/>
        <w:t>kupčevog</w:t>
      </w:r>
      <w:r>
        <w:rPr/>
        <w:t xml:space="preserve"> zadnjeg pristupa stranici, odnosno njegov</w:t>
      </w:r>
      <w:r>
        <w:rPr/>
        <w:t>e</w:t>
      </w:r>
      <w:r>
        <w:rPr/>
        <w:t xml:space="preserve"> zadnje prijave u sustav </w:t>
      </w:r>
      <w:r>
        <w:rPr/>
        <w:t>(</w:t>
      </w:r>
      <w:r>
        <w:rPr/>
        <w:fldChar w:fldCharType="begin"/>
      </w:r>
      <w:r>
        <w:rPr/>
        <w:instrText xml:space="preserve"> REF Ref_Sl.18_label_and_number \h </w:instrText>
      </w:r>
      <w:r>
        <w:rPr/>
        <w:fldChar w:fldCharType="separate"/>
      </w:r>
      <w:r>
        <w:rPr/>
        <w:t>Sl. 5.17</w:t>
      </w:r>
      <w:r>
        <w:rPr/>
        <w:fldChar w:fldCharType="end"/>
      </w:r>
      <w:r>
        <w:rPr/>
        <w:t>).</w:t>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579745" cy="3610610"/>
                <wp:effectExtent l="0" t="0" r="0" b="0"/>
                <wp:wrapSquare wrapText="largest"/>
                <wp:docPr id="55" name="Frame19"/>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4" w:name="Ref_Sl.18_label_and_number"/>
                            <w:r>
                              <w:rPr/>
                              <w:drawing>
                                <wp:inline distT="0" distB="0" distL="0" distR="0">
                                  <wp:extent cx="5579745" cy="3195320"/>
                                  <wp:effectExtent l="0" t="0" r="0" b="0"/>
                                  <wp:docPr id="56"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2" descr="" title=""/>
                                          <pic:cNvPicPr>
                                            <a:picLocks noChangeAspect="1" noChangeArrowheads="1"/>
                                          </pic:cNvPicPr>
                                        </pic:nvPicPr>
                                        <pic:blipFill>
                                          <a:blip r:embed="rId45"/>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4"/>
                            <w:r>
                              <w:rPr/>
                              <w:t xml:space="preserve"> </w:t>
                            </w:r>
                            <w:r>
                              <w:rPr/>
                              <w:t>Nadzorna ploča kupca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5" w:name="Ref_Sl.18_label_and_number"/>
                      <w:r>
                        <w:rPr/>
                        <w:drawing>
                          <wp:inline distT="0" distB="0" distL="0" distR="0">
                            <wp:extent cx="5579745" cy="3195320"/>
                            <wp:effectExtent l="0" t="0" r="0" b="0"/>
                            <wp:docPr id="57"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2" descr="" title=""/>
                                    <pic:cNvPicPr>
                                      <a:picLocks noChangeAspect="1" noChangeArrowheads="1"/>
                                    </pic:cNvPicPr>
                                  </pic:nvPicPr>
                                  <pic:blipFill>
                                    <a:blip r:embed="rId46"/>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5.17</w:t>
                      </w:r>
                      <w:r>
                        <w:rPr/>
                        <w:fldChar w:fldCharType="end"/>
                      </w:r>
                      <w:bookmarkEnd w:id="95"/>
                      <w:r>
                        <w:rPr/>
                        <w:t xml:space="preserve"> </w:t>
                      </w:r>
                      <w:r>
                        <w:rPr/>
                        <w:t>Nadzorna ploča kupca</w:t>
                      </w:r>
                    </w:p>
                  </w:txbxContent>
                </v:textbox>
                <w10:wrap type="square" side="largest"/>
              </v:rect>
            </w:pict>
          </mc:Fallback>
        </mc:AlternateContent>
      </w:r>
    </w:p>
    <w:p>
      <w:pPr>
        <w:pStyle w:val="BodyText"/>
        <w:rPr/>
      </w:pPr>
      <w:r>
        <w:rPr/>
        <w:t>Nakon što je preusmjeren na podstranicu prikaza događaja, gumbom nadzorne ploče ili hamburger izbornikom može pregledavati događaje te rezervirati iste. Kupac također ima opciju filtriranja ako  želi ubrzati proces pronalaženja idealnog događaja po kapacitetu i cijeni događaj</w:t>
      </w:r>
      <w:r>
        <w:rPr/>
        <w:t>a (</w:t>
      </w:r>
      <w:r>
        <w:rPr/>
        <w:fldChar w:fldCharType="begin"/>
      </w:r>
      <w:r>
        <w:rPr/>
        <w:instrText xml:space="preserve"> REF Ref_Sl.19_label_and_number \h </w:instrText>
      </w:r>
      <w:r>
        <w:rPr/>
        <w:fldChar w:fldCharType="separate"/>
      </w:r>
      <w:r>
        <w:rPr/>
        <w:t>Sl. 5.18</w:t>
      </w:r>
      <w:r>
        <w:rPr/>
        <w:fldChar w:fldCharType="end"/>
      </w:r>
      <w:r>
        <w:rPr/>
        <w:t>)</w:t>
      </w:r>
    </w:p>
    <w:p>
      <w:pPr>
        <w:pStyle w:val="BodyText"/>
        <w:rPr/>
      </w:pPr>
      <w:r>
        <w:rPr/>
        <w:t xml:space="preserve">Prilikom rezerviranja </w:t>
      </w:r>
      <w:r>
        <w:rPr/>
        <w:t>kupac</w:t>
      </w:r>
      <w:r>
        <w:rPr/>
        <w:t xml:space="preserve"> određuje termin rezervacije te upisuje goste koji su pozvani na taj termin. Cijena se sama izračunava u ovisnosti o broju ljudi i prikazuje ažurno kupcu </w:t>
      </w:r>
      <w:r>
        <w:rPr/>
        <w:t>u realnom vremenu</w:t>
      </w:r>
      <w:r>
        <w:rPr/>
        <w:t xml:space="preserve"> tako da nije neispravno informiran o cijeni rezervacije </w:t>
      </w:r>
      <w:r>
        <w:rPr/>
        <w:t>(</w:t>
      </w:r>
      <w:r>
        <w:rPr/>
        <w:fldChar w:fldCharType="begin"/>
      </w:r>
      <w:r>
        <w:rPr/>
        <w:instrText xml:space="preserve"> REF Ref_Sl.19_label_and_number \h </w:instrText>
      </w:r>
      <w:r>
        <w:rPr/>
        <w:fldChar w:fldCharType="separate"/>
      </w:r>
      <w:r>
        <w:rPr/>
        <w:t>Sl. 5.18</w:t>
      </w:r>
      <w:r>
        <w:rPr/>
        <w:fldChar w:fldCharType="end"/>
      </w:r>
      <w:r>
        <w:rPr/>
        <w:t xml:space="preserve">, </w:t>
      </w:r>
      <w:r>
        <w:rPr/>
        <w:fldChar w:fldCharType="begin"/>
      </w:r>
      <w:r>
        <w:rPr/>
        <w:instrText xml:space="preserve"> REF Ref_Sl.21_label_and_number \h </w:instrText>
      </w:r>
      <w:r>
        <w:rPr/>
        <w:fldChar w:fldCharType="separate"/>
      </w:r>
      <w:r>
        <w:rPr/>
        <w:t>Sl. 5.19</w:t>
      </w:r>
      <w:r>
        <w:rPr/>
        <w:fldChar w:fldCharType="end"/>
      </w:r>
      <w:r>
        <w:rPr/>
        <w:t xml:space="preserve">, </w:t>
      </w:r>
      <w:r>
        <w:rPr/>
        <w:fldChar w:fldCharType="begin"/>
      </w:r>
      <w:r>
        <w:rPr/>
        <w:instrText xml:space="preserve"> REF Ref_Sl.22_label_and_number \h </w:instrText>
      </w:r>
      <w:r>
        <w:rPr/>
        <w:fldChar w:fldCharType="separate"/>
      </w:r>
      <w:r>
        <w:rPr/>
        <w:t>Sl. 5.20</w:t>
      </w:r>
      <w:r>
        <w:rPr/>
        <w:fldChar w:fldCharType="end"/>
      </w:r>
      <w:r>
        <w:rPr/>
        <w:t>).</w:t>
      </w:r>
    </w:p>
    <w:p>
      <w:pPr>
        <w:pStyle w:val="Caption"/>
        <w:jc w:val="center"/>
        <w:rPr/>
      </w:pPr>
      <w:r>
        <w:rPr/>
      </w: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579745" cy="3610610"/>
                <wp:effectExtent l="0" t="0" r="0" b="0"/>
                <wp:wrapSquare wrapText="largest"/>
                <wp:docPr id="58" name="Frame20"/>
                <a:graphic xmlns:a="http://schemas.openxmlformats.org/drawingml/2006/main">
                  <a:graphicData uri="http://schemas.microsoft.com/office/word/2010/wordprocessingShape">
                    <wps:wsp>
                      <wps:cNvSpPr txBox="1"/>
                      <wps:spPr>
                        <a:xfrm>
                          <a:off x="0" y="0"/>
                          <a:ext cx="5579745" cy="3610610"/>
                        </a:xfrm>
                        <a:prstGeom prst="rect"/>
                        <a:solidFill>
                          <a:srgbClr val="FFFFFF"/>
                        </a:solidFill>
                      </wps:spPr>
                      <wps:txbx>
                        <w:txbxContent>
                          <w:p>
                            <w:pPr>
                              <w:pStyle w:val="Sl"/>
                              <w:spacing w:before="120" w:after="120"/>
                              <w:rPr/>
                            </w:pPr>
                            <w:bookmarkStart w:id="96" w:name="Ref_Sl.19_label_and_number"/>
                            <w:r>
                              <w:rPr/>
                              <w:drawing>
                                <wp:inline distT="0" distB="0" distL="0" distR="0">
                                  <wp:extent cx="5579745" cy="3195320"/>
                                  <wp:effectExtent l="0" t="0" r="0" b="0"/>
                                  <wp:docPr id="59"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3" descr="" title=""/>
                                          <pic:cNvPicPr>
                                            <a:picLocks noChangeAspect="1" noChangeArrowheads="1"/>
                                          </pic:cNvPicPr>
                                        </pic:nvPicPr>
                                        <pic:blipFill>
                                          <a:blip r:embed="rId47"/>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6"/>
                            <w:r>
                              <w:rPr/>
                              <w:t xml:space="preserve"> </w:t>
                            </w:r>
                            <w:r>
                              <w:rPr/>
                              <w:t>Kupčev pregled događaja</w:t>
                            </w:r>
                          </w:p>
                        </w:txbxContent>
                      </wps:txbx>
                      <wps:bodyPr anchor="t" lIns="0" tIns="0" rIns="0" bIns="0">
                        <a:noAutofit/>
                      </wps:bodyPr>
                    </wps:wsp>
                  </a:graphicData>
                </a:graphic>
              </wp:anchor>
            </w:drawing>
          </mc:Choice>
          <mc:Fallback>
            <w:pict>
              <v:rect style="position:absolute;rotation:-0;width:439.35pt;height:284.3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97" w:name="Ref_Sl.19_label_and_number"/>
                      <w:r>
                        <w:rPr/>
                        <w:drawing>
                          <wp:inline distT="0" distB="0" distL="0" distR="0">
                            <wp:extent cx="5579745" cy="3195320"/>
                            <wp:effectExtent l="0" t="0" r="0" b="0"/>
                            <wp:docPr id="60"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3" descr="" title=""/>
                                    <pic:cNvPicPr>
                                      <a:picLocks noChangeAspect="1" noChangeArrowheads="1"/>
                                    </pic:cNvPicPr>
                                  </pic:nvPicPr>
                                  <pic:blipFill>
                                    <a:blip r:embed="rId48"/>
                                    <a:stretch>
                                      <a:fillRect/>
                                    </a:stretch>
                                  </pic:blipFill>
                                  <pic:spPr bwMode="auto">
                                    <a:xfrm>
                                      <a:off x="0" y="0"/>
                                      <a:ext cx="5579745" cy="319532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bookmarkEnd w:id="97"/>
                      <w:r>
                        <w:rPr/>
                        <w:t xml:space="preserve"> </w:t>
                      </w:r>
                      <w:r>
                        <w:rPr/>
                        <w:t>Kupčev pregled događaja</w:t>
                      </w:r>
                    </w:p>
                  </w:txbxContent>
                </v:textbox>
                <w10:wrap type="square" side="largest"/>
              </v:rect>
            </w:pict>
          </mc:Fallback>
        </mc:AlternateContent>
      </w: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9745" cy="3993515"/>
                <wp:effectExtent l="0" t="0" r="0" b="0"/>
                <wp:wrapSquare wrapText="largest"/>
                <wp:docPr id="61" name="Frame21"/>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r>
                              <w:rPr/>
                              <w:drawing>
                                <wp:inline distT="0" distB="0" distL="0" distR="0">
                                  <wp:extent cx="5579745" cy="3578225"/>
                                  <wp:effectExtent l="0" t="0" r="0" b="0"/>
                                  <wp:docPr id="62"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title=""/>
                                          <pic:cNvPicPr>
                                            <a:picLocks noChangeAspect="1" noChangeArrowheads="1"/>
                                          </pic:cNvPicPr>
                                        </pic:nvPicPr>
                                        <pic:blipFill>
                                          <a:blip r:embed="rId49"/>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r>
                        <w:rPr/>
                        <w:drawing>
                          <wp:inline distT="0" distB="0" distL="0" distR="0">
                            <wp:extent cx="5579745" cy="3578225"/>
                            <wp:effectExtent l="0" t="0" r="0" b="0"/>
                            <wp:docPr id="6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 descr="" title=""/>
                                    <pic:cNvPicPr>
                                      <a:picLocks noChangeAspect="1" noChangeArrowheads="1"/>
                                    </pic:cNvPicPr>
                                  </pic:nvPicPr>
                                  <pic:blipFill>
                                    <a:blip r:embed="rId50"/>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5.18</w:t>
                      </w:r>
                      <w:r>
                        <w:rPr/>
                        <w:fldChar w:fldCharType="end"/>
                      </w:r>
                      <w:r>
                        <w:rPr/>
                        <w:t xml:space="preserve"> Forma za rezervaciju</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2">
                <wp:simplePos x="0" y="0"/>
                <wp:positionH relativeFrom="column">
                  <wp:posOffset>81915</wp:posOffset>
                </wp:positionH>
                <wp:positionV relativeFrom="paragraph">
                  <wp:posOffset>28575</wp:posOffset>
                </wp:positionV>
                <wp:extent cx="5579745" cy="3993515"/>
                <wp:effectExtent l="0" t="0" r="0" b="0"/>
                <wp:wrapSquare wrapText="largest"/>
                <wp:docPr id="64" name="Frame22"/>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98" w:name="Ref_Sl.21_label_and_number"/>
                            <w:r>
                              <w:rPr/>
                              <w:drawing>
                                <wp:inline distT="0" distB="0" distL="0" distR="0">
                                  <wp:extent cx="5579745" cy="3578225"/>
                                  <wp:effectExtent l="0" t="0" r="0" b="0"/>
                                  <wp:docPr id="65"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5" descr="" title=""/>
                                          <pic:cNvPicPr>
                                            <a:picLocks noChangeAspect="1" noChangeArrowheads="1"/>
                                          </pic:cNvPicPr>
                                        </pic:nvPicPr>
                                        <pic:blipFill>
                                          <a:blip r:embed="rId51"/>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8"/>
                            <w:r>
                              <w:rPr/>
                              <w:t xml:space="preserve"> </w:t>
                            </w:r>
                            <w:r>
                              <w:rPr/>
                              <w:t>Forma za rezervaciju nastavak</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2.25pt;mso-position-vertical-relative:text;margin-left:6.45pt;mso-position-horizontal-relative:text">
                <v:textbox inset="0in,0in,0in,0in">
                  <w:txbxContent>
                    <w:p>
                      <w:pPr>
                        <w:pStyle w:val="Sl"/>
                        <w:spacing w:before="120" w:after="120"/>
                        <w:rPr/>
                      </w:pPr>
                      <w:bookmarkStart w:id="99" w:name="Ref_Sl.21_label_and_number"/>
                      <w:r>
                        <w:rPr/>
                        <w:drawing>
                          <wp:inline distT="0" distB="0" distL="0" distR="0">
                            <wp:extent cx="5579745" cy="3578225"/>
                            <wp:effectExtent l="0" t="0" r="0" b="0"/>
                            <wp:docPr id="6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 descr="" title=""/>
                                    <pic:cNvPicPr>
                                      <a:picLocks noChangeAspect="1" noChangeArrowheads="1"/>
                                    </pic:cNvPicPr>
                                  </pic:nvPicPr>
                                  <pic:blipFill>
                                    <a:blip r:embed="rId52"/>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5.19</w:t>
                      </w:r>
                      <w:r>
                        <w:rPr/>
                        <w:fldChar w:fldCharType="end"/>
                      </w:r>
                      <w:bookmarkEnd w:id="99"/>
                      <w:r>
                        <w:rPr/>
                        <w:t xml:space="preserve"> </w:t>
                      </w:r>
                      <w:r>
                        <w:rPr/>
                        <w:t>Forma za rezervaciju nastavak</w:t>
                      </w:r>
                    </w:p>
                  </w:txbxContent>
                </v:textbox>
                <w10:wrap type="square" side="largest"/>
              </v:rect>
            </w:pict>
          </mc:Fallback>
        </mc:AlternateContent>
      </w:r>
    </w:p>
    <w:p>
      <w:pPr>
        <w:pStyle w:val="Caption"/>
        <w:jc w:val="center"/>
        <w:rPr/>
      </w:pPr>
      <w:r>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5579745" cy="3993515"/>
                <wp:effectExtent l="0" t="0" r="0" b="0"/>
                <wp:wrapSquare wrapText="largest"/>
                <wp:docPr id="67" name="Frame23"/>
                <a:graphic xmlns:a="http://schemas.openxmlformats.org/drawingml/2006/main">
                  <a:graphicData uri="http://schemas.microsoft.com/office/word/2010/wordprocessingShape">
                    <wps:wsp>
                      <wps:cNvSpPr txBox="1"/>
                      <wps:spPr>
                        <a:xfrm>
                          <a:off x="0" y="0"/>
                          <a:ext cx="5579745" cy="3993515"/>
                        </a:xfrm>
                        <a:prstGeom prst="rect"/>
                        <a:solidFill>
                          <a:srgbClr val="FFFFFF"/>
                        </a:solidFill>
                      </wps:spPr>
                      <wps:txbx>
                        <w:txbxContent>
                          <w:p>
                            <w:pPr>
                              <w:pStyle w:val="Sl"/>
                              <w:spacing w:before="120" w:after="120"/>
                              <w:rPr/>
                            </w:pPr>
                            <w:bookmarkStart w:id="100" w:name="Ref_Sl.22_label_and_number"/>
                            <w:r>
                              <w:rPr/>
                              <w:drawing>
                                <wp:inline distT="0" distB="0" distL="0" distR="0">
                                  <wp:extent cx="5579745" cy="3578225"/>
                                  <wp:effectExtent l="0" t="0" r="0" b="0"/>
                                  <wp:docPr id="68"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6" descr="" title=""/>
                                          <pic:cNvPicPr>
                                            <a:picLocks noChangeAspect="1" noChangeArrowheads="1"/>
                                          </pic:cNvPicPr>
                                        </pic:nvPicPr>
                                        <pic:blipFill>
                                          <a:blip r:embed="rId53"/>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0"/>
                            <w:r>
                              <w:rPr/>
                              <w:t xml:space="preserve"> </w:t>
                            </w:r>
                            <w:r>
                              <w:rPr/>
                              <w:t>Forma za rezervaciju odabir termina</w:t>
                            </w:r>
                          </w:p>
                        </w:txbxContent>
                      </wps:txbx>
                      <wps:bodyPr anchor="t" lIns="0" tIns="0" rIns="0" bIns="0">
                        <a:noAutofit/>
                      </wps:bodyPr>
                    </wps:wsp>
                  </a:graphicData>
                </a:graphic>
              </wp:anchor>
            </w:drawing>
          </mc:Choice>
          <mc:Fallback>
            <w:pict>
              <v:rect style="position:absolute;rotation:-0;width:439.35pt;height:314.45pt;mso-wrap-distance-left:0pt;mso-wrap-distance-right:0pt;mso-wrap-distance-top:0pt;mso-wrap-distance-bottom:0pt;margin-top:0.05pt;mso-position-vertical-relative:text;margin-left:0pt;mso-position-horizontal:center;mso-position-horizontal-relative:text">
                <v:textbox inset="0in,0in,0in,0in">
                  <w:txbxContent>
                    <w:p>
                      <w:pPr>
                        <w:pStyle w:val="Sl"/>
                        <w:spacing w:before="120" w:after="120"/>
                        <w:rPr/>
                      </w:pPr>
                      <w:bookmarkStart w:id="101" w:name="Ref_Sl.22_label_and_number"/>
                      <w:r>
                        <w:rPr/>
                        <w:drawing>
                          <wp:inline distT="0" distB="0" distL="0" distR="0">
                            <wp:extent cx="5579745" cy="3578225"/>
                            <wp:effectExtent l="0" t="0" r="0" b="0"/>
                            <wp:docPr id="69"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title=""/>
                                    <pic:cNvPicPr>
                                      <a:picLocks noChangeAspect="1" noChangeArrowheads="1"/>
                                    </pic:cNvPicPr>
                                  </pic:nvPicPr>
                                  <pic:blipFill>
                                    <a:blip r:embed="rId54"/>
                                    <a:stretch>
                                      <a:fillRect/>
                                    </a:stretch>
                                  </pic:blipFill>
                                  <pic:spPr bwMode="auto">
                                    <a:xfrm>
                                      <a:off x="0" y="0"/>
                                      <a:ext cx="5579745" cy="35782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5.20</w:t>
                      </w:r>
                      <w:r>
                        <w:rPr/>
                        <w:fldChar w:fldCharType="end"/>
                      </w:r>
                      <w:bookmarkEnd w:id="101"/>
                      <w:r>
                        <w:rPr/>
                        <w:t xml:space="preserve"> </w:t>
                      </w:r>
                      <w:r>
                        <w:rPr/>
                        <w:t>Forma za rezervaciju odabir termina</w:t>
                      </w:r>
                    </w:p>
                  </w:txbxContent>
                </v:textbox>
                <w10:wrap type="square" side="largest"/>
              </v:rect>
            </w:pict>
          </mc:Fallback>
        </mc:AlternateContent>
      </w:r>
    </w:p>
    <w:p>
      <w:pPr>
        <w:pStyle w:val="BodyText"/>
        <w:rPr/>
      </w:pPr>
      <w:r>
        <w:rPr/>
        <w:t xml:space="preserve">Nakon što je korisnik rezervirao svoju rezervaciju, može pregledati sve svoje aktivne i prošle rezervacije u prikazu „Rezervacije” kojem može pristupiti klikom na odgovarajuće polje unutar hamburger izbornika </w:t>
      </w:r>
      <w:r>
        <w:rPr/>
        <w:t>(</w:t>
      </w:r>
      <w:r>
        <w:rPr/>
        <w:fldChar w:fldCharType="begin"/>
      </w:r>
      <w:r>
        <w:rPr/>
        <w:instrText xml:space="preserve"> REF Ref_Sl.23_label_and_number \h </w:instrText>
      </w:r>
      <w:r>
        <w:rPr/>
        <w:fldChar w:fldCharType="separate"/>
      </w:r>
      <w:r>
        <w:rPr/>
        <w:t>Sl. 5.21</w:t>
      </w:r>
      <w:r>
        <w:rPr/>
        <w:fldChar w:fldCharType="end"/>
      </w:r>
      <w:r>
        <w:rPr/>
        <w:t xml:space="preserve">, </w:t>
      </w:r>
      <w:r>
        <w:rPr/>
        <w:fldChar w:fldCharType="begin"/>
      </w:r>
      <w:r>
        <w:rPr/>
        <w:instrText xml:space="preserve"> REF Ref_Sl.24_label_and_number \h </w:instrText>
      </w:r>
      <w:r>
        <w:rPr/>
        <w:fldChar w:fldCharType="separate"/>
      </w:r>
      <w:r>
        <w:rPr/>
        <w:t>Sl. 5.22</w:t>
      </w:r>
      <w:r>
        <w:rPr/>
        <w:fldChar w:fldCharType="end"/>
      </w:r>
      <w:r>
        <w:rPr/>
        <w:t>).</w:t>
      </w:r>
    </w:p>
    <w:p>
      <w:pPr>
        <w:pStyle w:val="BodyText"/>
        <w:rPr/>
      </w:pPr>
      <w:r>
        <w:rPr/>
      </w:r>
    </w:p>
    <w:p>
      <w:pPr>
        <w:pStyle w:val="BodyText"/>
        <w:rPr/>
      </w:pPr>
      <w:r>
        <w:rPr/>
      </w:r>
      <w:r>
        <mc:AlternateContent>
          <mc:Choice Requires="wps">
            <w:drawing>
              <wp:anchor behindDoc="0" distT="0" distB="0" distL="0" distR="0" simplePos="0" locked="0" layoutInCell="0" allowOverlap="1" relativeHeight="48">
                <wp:simplePos x="0" y="0"/>
                <wp:positionH relativeFrom="column">
                  <wp:posOffset>1351915</wp:posOffset>
                </wp:positionH>
                <wp:positionV relativeFrom="paragraph">
                  <wp:posOffset>-90170</wp:posOffset>
                </wp:positionV>
                <wp:extent cx="2926715" cy="3780790"/>
                <wp:effectExtent l="0" t="0" r="0" b="0"/>
                <wp:wrapSquare wrapText="largest"/>
                <wp:docPr id="70" name="Frame24"/>
                <a:graphic xmlns:a="http://schemas.openxmlformats.org/drawingml/2006/main">
                  <a:graphicData uri="http://schemas.microsoft.com/office/word/2010/wordprocessingShape">
                    <wps:wsp>
                      <wps:cNvSpPr txBox="1"/>
                      <wps:spPr>
                        <a:xfrm>
                          <a:off x="0" y="0"/>
                          <a:ext cx="2926715" cy="3780790"/>
                        </a:xfrm>
                        <a:prstGeom prst="rect"/>
                        <a:solidFill>
                          <a:srgbClr val="FFFFFF"/>
                        </a:solidFill>
                      </wps:spPr>
                      <wps:txbx>
                        <w:txbxContent>
                          <w:p>
                            <w:pPr>
                              <w:pStyle w:val="Sl"/>
                              <w:spacing w:before="120" w:after="120"/>
                              <w:rPr/>
                            </w:pPr>
                            <w:bookmarkStart w:id="102" w:name="Ref_Sl.23_label_and_number"/>
                            <w:r>
                              <w:rPr/>
                              <w:drawing>
                                <wp:inline distT="0" distB="0" distL="0" distR="0">
                                  <wp:extent cx="2926715" cy="3102610"/>
                                  <wp:effectExtent l="0" t="0" r="0" b="0"/>
                                  <wp:docPr id="71"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8" descr="" title=""/>
                                          <pic:cNvPicPr>
                                            <a:picLocks noChangeAspect="1" noChangeArrowheads="1"/>
                                          </pic:cNvPicPr>
                                        </pic:nvPicPr>
                                        <pic:blipFill>
                                          <a:blip r:embed="rId55"/>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2"/>
                            <w:r>
                              <w:rPr/>
                              <w:t xml:space="preserve"> </w:t>
                            </w:r>
                            <w:r>
                              <w:rPr/>
                              <w:t>Skočni prozor za dovršavanje rezervacije</w:t>
                            </w:r>
                          </w:p>
                        </w:txbxContent>
                      </wps:txbx>
                      <wps:bodyPr anchor="t" lIns="0" tIns="0" rIns="0" bIns="0">
                        <a:noAutofit/>
                      </wps:bodyPr>
                    </wps:wsp>
                  </a:graphicData>
                </a:graphic>
              </wp:anchor>
            </w:drawing>
          </mc:Choice>
          <mc:Fallback>
            <w:pict>
              <v:rect style="position:absolute;rotation:-0;width:230.45pt;height:297.7pt;mso-wrap-distance-left:0pt;mso-wrap-distance-right:0pt;mso-wrap-distance-top:0pt;mso-wrap-distance-bottom:0pt;margin-top:-7.1pt;mso-position-vertical-relative:text;margin-left:106.45pt;mso-position-horizontal-relative:text">
                <v:textbox inset="0in,0in,0in,0in">
                  <w:txbxContent>
                    <w:p>
                      <w:pPr>
                        <w:pStyle w:val="Sl"/>
                        <w:spacing w:before="120" w:after="120"/>
                        <w:rPr/>
                      </w:pPr>
                      <w:bookmarkStart w:id="103" w:name="Ref_Sl.23_label_and_number"/>
                      <w:r>
                        <w:rPr/>
                        <w:drawing>
                          <wp:inline distT="0" distB="0" distL="0" distR="0">
                            <wp:extent cx="2926715" cy="3102610"/>
                            <wp:effectExtent l="0" t="0" r="0" b="0"/>
                            <wp:docPr id="72"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title=""/>
                                    <pic:cNvPicPr>
                                      <a:picLocks noChangeAspect="1" noChangeArrowheads="1"/>
                                    </pic:cNvPicPr>
                                  </pic:nvPicPr>
                                  <pic:blipFill>
                                    <a:blip r:embed="rId56"/>
                                    <a:stretch>
                                      <a:fillRect/>
                                    </a:stretch>
                                  </pic:blipFill>
                                  <pic:spPr bwMode="auto">
                                    <a:xfrm>
                                      <a:off x="0" y="0"/>
                                      <a:ext cx="2926715" cy="3102610"/>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5.21</w:t>
                      </w:r>
                      <w:r>
                        <w:rPr/>
                        <w:fldChar w:fldCharType="end"/>
                      </w:r>
                      <w:bookmarkEnd w:id="103"/>
                      <w:r>
                        <w:rPr/>
                        <w:t xml:space="preserve"> </w:t>
                      </w:r>
                      <w:r>
                        <w:rPr/>
                        <w:t>Skočni prozor za dovršavanje rezervacije</w:t>
                      </w:r>
                    </w:p>
                  </w:txbxContent>
                </v:textbox>
                <w10:wrap type="square" side="largest"/>
              </v:rect>
            </w:pict>
          </mc:Fallback>
        </mc:AlternateConten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r>
        <mc:AlternateContent>
          <mc:Choice Requires="wps">
            <w:drawing>
              <wp:anchor behindDoc="0" distT="0" distB="0" distL="0" distR="0" simplePos="0" locked="0" layoutInCell="0" allowOverlap="1" relativeHeight="46">
                <wp:simplePos x="0" y="0"/>
                <wp:positionH relativeFrom="column">
                  <wp:posOffset>1348740</wp:posOffset>
                </wp:positionH>
                <wp:positionV relativeFrom="paragraph">
                  <wp:posOffset>-63500</wp:posOffset>
                </wp:positionV>
                <wp:extent cx="2946400" cy="3062605"/>
                <wp:effectExtent l="0" t="0" r="0" b="0"/>
                <wp:wrapSquare wrapText="largest"/>
                <wp:docPr id="73" name="Frame25"/>
                <a:graphic xmlns:a="http://schemas.openxmlformats.org/drawingml/2006/main">
                  <a:graphicData uri="http://schemas.microsoft.com/office/word/2010/wordprocessingShape">
                    <wps:wsp>
                      <wps:cNvSpPr txBox="1"/>
                      <wps:spPr>
                        <a:xfrm>
                          <a:off x="0" y="0"/>
                          <a:ext cx="2946400" cy="3062605"/>
                        </a:xfrm>
                        <a:prstGeom prst="rect"/>
                        <a:solidFill>
                          <a:srgbClr val="FFFFFF"/>
                        </a:solidFill>
                      </wps:spPr>
                      <wps:txbx>
                        <w:txbxContent>
                          <w:p>
                            <w:pPr>
                              <w:pStyle w:val="Sl"/>
                              <w:spacing w:before="120" w:after="120"/>
                              <w:rPr/>
                            </w:pPr>
                            <w:bookmarkStart w:id="104" w:name="Ref_Sl.24_label_and_number"/>
                            <w:r>
                              <w:rPr/>
                              <w:drawing>
                                <wp:inline distT="0" distB="0" distL="0" distR="0">
                                  <wp:extent cx="2946400" cy="2384425"/>
                                  <wp:effectExtent l="0" t="0" r="0" b="0"/>
                                  <wp:docPr id="74"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7" descr="" title=""/>
                                          <pic:cNvPicPr>
                                            <a:picLocks noChangeAspect="1" noChangeArrowheads="1"/>
                                          </pic:cNvPicPr>
                                        </pic:nvPicPr>
                                        <pic:blipFill>
                                          <a:blip r:embed="rId57"/>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4"/>
                            <w:r>
                              <w:rPr/>
                              <w:t xml:space="preserve"> </w:t>
                            </w:r>
                            <w:r>
                              <w:rPr/>
                              <w:t>Skočni prozor za odabir gosta unutar forme za rezervaciju</w:t>
                            </w:r>
                          </w:p>
                        </w:txbxContent>
                      </wps:txbx>
                      <wps:bodyPr anchor="t" lIns="0" tIns="0" rIns="0" bIns="0">
                        <a:noAutofit/>
                      </wps:bodyPr>
                    </wps:wsp>
                  </a:graphicData>
                </a:graphic>
              </wp:anchor>
            </w:drawing>
          </mc:Choice>
          <mc:Fallback>
            <w:pict>
              <v:rect style="position:absolute;rotation:-0;width:232pt;height:241.15pt;mso-wrap-distance-left:0pt;mso-wrap-distance-right:0pt;mso-wrap-distance-top:0pt;mso-wrap-distance-bottom:0pt;margin-top:-5pt;mso-position-vertical-relative:text;margin-left:106.2pt;mso-position-horizontal-relative:text">
                <v:textbox inset="0in,0in,0in,0in">
                  <w:txbxContent>
                    <w:p>
                      <w:pPr>
                        <w:pStyle w:val="Sl"/>
                        <w:spacing w:before="120" w:after="120"/>
                        <w:rPr/>
                      </w:pPr>
                      <w:bookmarkStart w:id="105" w:name="Ref_Sl.24_label_and_number"/>
                      <w:r>
                        <w:rPr/>
                        <w:drawing>
                          <wp:inline distT="0" distB="0" distL="0" distR="0">
                            <wp:extent cx="2946400" cy="2384425"/>
                            <wp:effectExtent l="0" t="0" r="0" b="0"/>
                            <wp:docPr id="75"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7" descr="" title=""/>
                                    <pic:cNvPicPr>
                                      <a:picLocks noChangeAspect="1" noChangeArrowheads="1"/>
                                    </pic:cNvPicPr>
                                  </pic:nvPicPr>
                                  <pic:blipFill>
                                    <a:blip r:embed="rId58"/>
                                    <a:stretch>
                                      <a:fillRect/>
                                    </a:stretch>
                                  </pic:blipFill>
                                  <pic:spPr bwMode="auto">
                                    <a:xfrm>
                                      <a:off x="0" y="0"/>
                                      <a:ext cx="2946400" cy="238442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5.22</w:t>
                      </w:r>
                      <w:r>
                        <w:rPr/>
                        <w:fldChar w:fldCharType="end"/>
                      </w:r>
                      <w:bookmarkEnd w:id="105"/>
                      <w:r>
                        <w:rPr/>
                        <w:t xml:space="preserve"> </w:t>
                      </w:r>
                      <w:r>
                        <w:rPr/>
                        <w:t>Skočni prozor za odabir gosta unutar forme za rezervaciju</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 xml:space="preserve"> </w:t>
      </w:r>
    </w:p>
    <w:p>
      <w:pPr>
        <w:pStyle w:val="Caption"/>
        <w:jc w:val="center"/>
        <w:rPr/>
      </w:pPr>
      <w:r>
        <w:rPr/>
      </w:r>
    </w:p>
    <w:p>
      <w:pPr>
        <w:pStyle w:val="BodyText"/>
        <w:rPr/>
      </w:pPr>
      <w:r>
        <w:rPr/>
        <w:t>Iz ovog pregleda korisnik može platiti rezervaciju pri čemu je organizator o tome obaviješten na drug</w:t>
      </w:r>
      <w:r>
        <w:rPr/>
        <w:t xml:space="preserve">oj strani sustava </w:t>
      </w:r>
      <w:r>
        <w:rPr/>
        <w:t>(</w:t>
      </w:r>
      <w:r>
        <w:rPr/>
        <w:fldChar w:fldCharType="begin"/>
      </w:r>
      <w:r>
        <w:rPr/>
        <w:instrText xml:space="preserve"> REF Ref_Sl.25_label_and_number \h </w:instrText>
      </w:r>
      <w:r>
        <w:rPr/>
        <w:fldChar w:fldCharType="separate"/>
      </w:r>
      <w:r>
        <w:rPr/>
        <w:t>Sl. 5.23</w:t>
      </w:r>
      <w:r>
        <w:rPr/>
        <w:fldChar w:fldCharType="end"/>
      </w:r>
      <w:r>
        <w:rPr/>
        <w:t>).</w:t>
      </w:r>
      <w:r>
        <mc:AlternateContent>
          <mc:Choice Requires="wps">
            <w:drawing>
              <wp:anchor behindDoc="0" distT="0" distB="0" distL="0" distR="0" simplePos="0" locked="0" layoutInCell="0" allowOverlap="1" relativeHeight="50">
                <wp:simplePos x="0" y="0"/>
                <wp:positionH relativeFrom="column">
                  <wp:posOffset>487045</wp:posOffset>
                </wp:positionH>
                <wp:positionV relativeFrom="paragraph">
                  <wp:posOffset>589915</wp:posOffset>
                </wp:positionV>
                <wp:extent cx="4741545" cy="3517265"/>
                <wp:effectExtent l="0" t="0" r="0" b="0"/>
                <wp:wrapSquare wrapText="largest"/>
                <wp:docPr id="76" name="Frame26"/>
                <a:graphic xmlns:a="http://schemas.openxmlformats.org/drawingml/2006/main">
                  <a:graphicData uri="http://schemas.microsoft.com/office/word/2010/wordprocessingShape">
                    <wps:wsp>
                      <wps:cNvSpPr txBox="1"/>
                      <wps:spPr>
                        <a:xfrm>
                          <a:off x="0" y="0"/>
                          <a:ext cx="4741545" cy="3517265"/>
                        </a:xfrm>
                        <a:prstGeom prst="rect"/>
                        <a:solidFill>
                          <a:srgbClr val="FFFFFF"/>
                        </a:solidFill>
                      </wps:spPr>
                      <wps:txbx>
                        <w:txbxContent>
                          <w:p>
                            <w:pPr>
                              <w:pStyle w:val="Sl"/>
                              <w:spacing w:before="120" w:after="120"/>
                              <w:rPr/>
                            </w:pPr>
                            <w:bookmarkStart w:id="106" w:name="Ref_Sl.25_label_and_number"/>
                            <w:r>
                              <w:rPr/>
                              <w:drawing>
                                <wp:inline distT="0" distB="0" distL="0" distR="0">
                                  <wp:extent cx="4741545" cy="3101975"/>
                                  <wp:effectExtent l="0" t="0" r="0" b="0"/>
                                  <wp:docPr id="77"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9" descr="" title=""/>
                                          <pic:cNvPicPr>
                                            <a:picLocks noChangeAspect="1" noChangeArrowheads="1"/>
                                          </pic:cNvPicPr>
                                        </pic:nvPicPr>
                                        <pic:blipFill>
                                          <a:blip r:embed="rId59"/>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6"/>
                            <w:r>
                              <w:rPr/>
                              <w:t xml:space="preserve"> </w:t>
                            </w:r>
                            <w:r>
                              <w:rPr/>
                              <w:t>Prikaz rezervacija kupca</w:t>
                            </w:r>
                          </w:p>
                        </w:txbxContent>
                      </wps:txbx>
                      <wps:bodyPr anchor="t" lIns="0" tIns="0" rIns="0" bIns="0">
                        <a:noAutofit/>
                      </wps:bodyPr>
                    </wps:wsp>
                  </a:graphicData>
                </a:graphic>
              </wp:anchor>
            </w:drawing>
          </mc:Choice>
          <mc:Fallback>
            <w:pict>
              <v:rect style="position:absolute;rotation:-0;width:373.35pt;height:276.95pt;mso-wrap-distance-left:0pt;mso-wrap-distance-right:0pt;mso-wrap-distance-top:0pt;mso-wrap-distance-bottom:0pt;margin-top:46.45pt;mso-position-vertical-relative:text;margin-left:38.35pt;mso-position-horizontal-relative:text">
                <v:textbox inset="0in,0in,0in,0in">
                  <w:txbxContent>
                    <w:p>
                      <w:pPr>
                        <w:pStyle w:val="Sl"/>
                        <w:spacing w:before="120" w:after="120"/>
                        <w:rPr/>
                      </w:pPr>
                      <w:bookmarkStart w:id="107" w:name="Ref_Sl.25_label_and_number"/>
                      <w:r>
                        <w:rPr/>
                        <w:drawing>
                          <wp:inline distT="0" distB="0" distL="0" distR="0">
                            <wp:extent cx="4741545" cy="3101975"/>
                            <wp:effectExtent l="0" t="0" r="0" b="0"/>
                            <wp:docPr id="7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9" descr="" title=""/>
                                    <pic:cNvPicPr>
                                      <a:picLocks noChangeAspect="1" noChangeArrowheads="1"/>
                                    </pic:cNvPicPr>
                                  </pic:nvPicPr>
                                  <pic:blipFill>
                                    <a:blip r:embed="rId60"/>
                                    <a:stretch>
                                      <a:fillRect/>
                                    </a:stretch>
                                  </pic:blipFill>
                                  <pic:spPr bwMode="auto">
                                    <a:xfrm>
                                      <a:off x="0" y="0"/>
                                      <a:ext cx="4741545" cy="3101975"/>
                                    </a:xfrm>
                                    <a:prstGeom prst="rect">
                                      <a:avLst/>
                                    </a:prstGeom>
                                  </pic:spPr>
                                </pic:pic>
                              </a:graphicData>
                            </a:graphic>
                          </wp:inline>
                        </w:drawing>
                        <w:t xml:space="preserve">Sl. </w:t>
                      </w:r>
                      <w:r>
                        <w:rPr/>
                        <w:fldChar w:fldCharType="begin"/>
                      </w:r>
                      <w:r>
                        <w:rPr/>
                        <w:instrText xml:space="preserve"> SEQ Sl. \* ARABIC </w:instrText>
                      </w:r>
                      <w:r>
                        <w:rPr/>
                        <w:fldChar w:fldCharType="separate"/>
                      </w:r>
                      <w:r>
                        <w:rPr/>
                        <w:t>5.23</w:t>
                      </w:r>
                      <w:r>
                        <w:rPr/>
                        <w:fldChar w:fldCharType="end"/>
                      </w:r>
                      <w:bookmarkEnd w:id="107"/>
                      <w:r>
                        <w:rPr/>
                        <w:t xml:space="preserve"> </w:t>
                      </w:r>
                      <w:r>
                        <w:rPr/>
                        <w:t>Prikaz rezervacija kupca</w:t>
                      </w:r>
                    </w:p>
                  </w:txbxContent>
                </v:textbox>
                <w10:wrap type="square" side="largest"/>
              </v:rect>
            </w:pict>
          </mc:Fallback>
        </mc:AlternateContent>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BodyText"/>
        <w:rPr/>
      </w:pPr>
      <w:r>
        <w:rPr/>
      </w:r>
    </w:p>
    <w:p>
      <w:pPr>
        <w:pStyle w:val="Heading1"/>
        <w:ind w:hanging="0" w:start="0"/>
        <w:rPr/>
      </w:pPr>
      <w:bookmarkStart w:id="108" w:name="__RefHeading___Toc4143_723378845"/>
      <w:bookmarkEnd w:id="108"/>
      <w:r>
        <w:rPr/>
        <w:t>Moguće promjene i nadogradnje sustava</w:t>
      </w:r>
    </w:p>
    <w:p>
      <w:pPr>
        <w:pStyle w:val="BodyText"/>
        <w:rPr/>
      </w:pPr>
      <w:r>
        <w:rPr/>
        <w:t>Web-aplikacija predviđa daljnje nadogradnje s ciljem poboljšanja korisničkog iskustva i proširenja funkcionalnosti. Unapređenje interakcije korisnika sa sustavom može se ostvariti uvođenjem dodatnih mogućnosti filtriranja podataka, čime bi se povećala preciznost i brzina pretrage dostupnih događaja i resursa.</w:t>
      </w:r>
    </w:p>
    <w:p>
      <w:pPr>
        <w:pStyle w:val="BodyText"/>
        <w:rPr/>
      </w:pPr>
      <w:r>
        <w:rPr/>
        <w:t>Jedna od potencijalnih funkcionalnosti uključuje omogućavanje uvoza popisa gostiju putem .</w:t>
      </w:r>
      <w:r>
        <w:rPr/>
        <w:t>csv</w:t>
      </w:r>
      <w:r>
        <w:rPr/>
        <w:t xml:space="preserve"> datoteka ili alternativnih oblika strukturiranih podataka, čime bi se značajno ubrzao proces unosa prilikom rezervacije. Nadalje, integracija sučelja za upravljanje i automatizaciju elektroničke pošte omogućila bi učinkovitije i pravovremeno obavještavanje sudionika o detaljima događaja.</w:t>
      </w:r>
    </w:p>
    <w:p>
      <w:pPr>
        <w:pStyle w:val="BodyText"/>
        <w:rPr/>
      </w:pPr>
      <w:r>
        <w:rPr/>
        <w:t xml:space="preserve">Kao važan segment nadogradnje razmatra se i mogućnost dijeljenja ponuda i prostora među različitim organizatorima. Ova funkcionalnost, iako potencijalno korisna za stvaranje zajedničkog ekosustava i međusobne podrške među korisnicima, zahtijeva pažljivo planiranje kako bi se izbjegla pojava konkurentskih sukoba. Kao rješenje predlaže se uvođenje atributa „vidljivost” u entitete </w:t>
      </w:r>
      <w:r>
        <w:rPr>
          <w:rStyle w:val="Emphasis"/>
        </w:rPr>
        <w:t>Ponuda</w:t>
      </w:r>
      <w:r>
        <w:rPr/>
        <w:t xml:space="preserve"> i </w:t>
      </w:r>
      <w:r>
        <w:rPr>
          <w:rStyle w:val="Emphasis"/>
        </w:rPr>
        <w:t>Prostor</w:t>
      </w:r>
      <w:r>
        <w:rPr/>
        <w:t>, kojim bi svaki organizator mogao samostalno definirati razinu dijeljenja vlastitih resursa s drugim korisnicima sustava.</w:t>
      </w:r>
    </w:p>
    <w:p>
      <w:pPr>
        <w:pStyle w:val="BodyText"/>
        <w:rPr/>
      </w:pPr>
      <w:r>
        <w:rPr/>
        <w:t>Daljnja nadogradnja sustava može uključivati i implementaciju mehanizma za ocjenjivanje kupaca, čime bi se organizatorima pružio uvid u reputaciju pojedinih korisnika i omogućilo donošenje informiranijih odluka pri prihvaćanju rezervacija.</w:t>
      </w:r>
    </w:p>
    <w:p>
      <w:pPr>
        <w:pStyle w:val="BodyText"/>
        <w:rPr/>
      </w:pPr>
      <w:r>
        <w:rPr/>
        <w:t>U kontekstu korisničke podrške, preporučuje se razvoj ticketing sustava za prijavu i praćenje tehničkih problema te integracija automatiziranog virtualnog asistenta temeljenog na umjetnoj inteligenciji, koji bi mogao preuzeti osnovne funkcije korisničke podrške i time rasteretiti administraciju.</w:t>
      </w:r>
    </w:p>
    <w:p>
      <w:pPr>
        <w:pStyle w:val="BodyText"/>
        <w:rPr/>
      </w:pPr>
      <w:r>
        <w:rPr/>
        <w:t>Na tehničkoj razini, aplikaciju bi bilo korisno proširiti integracijom vanjskih API-ja za procesuiranje plaćanja, čime bi se omogućili dodatni i fleksibilniji načini transakcija unutar sustava.</w:t>
      </w:r>
    </w:p>
    <w:p>
      <w:pPr>
        <w:pStyle w:val="BodyText"/>
        <w:rPr/>
      </w:pPr>
      <w:r>
        <w:rPr/>
      </w:r>
    </w:p>
    <w:p>
      <w:pPr>
        <w:pStyle w:val="BodyText"/>
        <w:rPr/>
      </w:pPr>
      <w:r>
        <w:rPr/>
      </w:r>
    </w:p>
    <w:p>
      <w:pPr>
        <w:pStyle w:val="Heading1"/>
        <w:numPr>
          <w:ilvl w:val="0"/>
          <w:numId w:val="0"/>
        </w:numPr>
        <w:ind w:hanging="0" w:start="0"/>
        <w:rPr/>
      </w:pPr>
      <w:bookmarkStart w:id="109" w:name="__RefHeading___Toc23263739"/>
      <w:bookmarkEnd w:id="109"/>
      <w:r>
        <w:rPr/>
        <w:t>Zaključak</w:t>
      </w:r>
    </w:p>
    <w:p>
      <w:pPr>
        <w:pStyle w:val="BodyText"/>
        <w:rPr/>
      </w:pPr>
      <w:r>
        <w:rPr/>
        <w:t>U okviru ovoga rada razvijena je web-aplikacija namijenjena organizaciji događaja i rezervaciji termina, s posebnim naglaskom na potrebe lokalnih korisnika. Primjenom suvremenih tehnologija kao što su React, Spring Boot i PostgreSQL ostvareno je modularno, responzivno i sigurnosno robusno rješenje. Sustav jasno definira korisničke uloge (organizator i kupac) i odgovarajuće funkcionalnosti, obuhvaćajući sve ključne aspekte upravljanja prostorima, događajima, ponudama i rezervacijama.</w:t>
      </w:r>
    </w:p>
    <w:p>
      <w:pPr>
        <w:pStyle w:val="BodyText"/>
        <w:rPr/>
      </w:pPr>
      <w:r>
        <w:rPr/>
        <w:t>Aplikacija je projektirana na način koji omogućuje jednostavno proširenje funkcionalnosti, uključujući integraciju vanjskih API-ja za obradu plaćanja, sustava za automatizirano obavještavanje, dijeljenje resursa među organizatorima te naprednu analitiku. Sigurnosni mehanizmi implementirani su kroz autentifikaciju korisnika, validaciju ulaznih podataka i vremenski uvjetovane promjene statusa rezervacija, čime se dodatno povećava pouzdanost sustava.</w:t>
      </w:r>
    </w:p>
    <w:p>
      <w:pPr>
        <w:pStyle w:val="BodyText"/>
        <w:rPr/>
      </w:pPr>
      <w:r>
        <w:rPr/>
        <w:t>Budući razvojni pravci obuhvaćaju uvođenje sustava korisničke podrške, sustava recenziranja korisnika te optimiziranog sučelja za masovni unos gostiju. Ove nadogradnje doprinijet će daljnjem unapr</w:t>
      </w:r>
      <w:r>
        <w:rPr/>
        <w:t>i</w:t>
      </w:r>
      <w:r>
        <w:rPr/>
        <w:t>jeđenju korisničkog iskustva, povećanju konkurentnosti aplikacije i proširenju njezine primjenjivosti u različitim kontekstima.</w:t>
      </w:r>
    </w:p>
    <w:p>
      <w:pPr>
        <w:pStyle w:val="BodyText"/>
        <w:rPr/>
      </w:pPr>
      <w:r>
        <w:rPr/>
      </w:r>
    </w:p>
    <w:p>
      <w:pPr>
        <w:pStyle w:val="Normal"/>
        <w:rPr/>
      </w:pPr>
      <w:r>
        <w:rPr/>
      </w:r>
    </w:p>
    <w:p>
      <w:pPr>
        <w:pStyle w:val="Heading1"/>
        <w:numPr>
          <w:ilvl w:val="0"/>
          <w:numId w:val="0"/>
        </w:numPr>
        <w:ind w:hanging="0" w:start="0"/>
        <w:rPr/>
      </w:pPr>
      <w:bookmarkStart w:id="110" w:name="__RefHeading___Toc23263740"/>
      <w:bookmarkEnd w:id="110"/>
      <w:r>
        <w:rPr/>
        <w:t>Literatura</w:t>
      </w:r>
    </w:p>
    <w:p>
      <w:pPr>
        <w:pStyle w:val="literatura"/>
        <w:numPr>
          <w:ilvl w:val="0"/>
          <w:numId w:val="6"/>
        </w:numPr>
        <w:ind w:hanging="0" w:start="0"/>
        <w:rPr/>
      </w:pPr>
      <w:r>
        <w:rPr/>
        <w:t xml:space="preserve"> </w:t>
      </w:r>
      <w:r>
        <w:rPr/>
        <w:tab/>
        <w:t xml:space="preserve">Banks, A., Porcello, E. </w:t>
      </w:r>
      <w:r>
        <w:rPr>
          <w:rStyle w:val="Emphasis"/>
        </w:rPr>
        <w:t>Learning React: Functional Web Development with React and Redux</w:t>
      </w:r>
      <w:r>
        <w:rPr/>
        <w:t>. 2. izdanje. Sebastopol: O'Reilly Media, 2020.</w:t>
      </w:r>
    </w:p>
    <w:p>
      <w:pPr>
        <w:pStyle w:val="literatura"/>
        <w:widowControl/>
        <w:numPr>
          <w:ilvl w:val="0"/>
          <w:numId w:val="6"/>
        </w:numPr>
        <w:suppressAutoHyphens w:val="true"/>
        <w:bidi w:val="0"/>
        <w:spacing w:before="120" w:after="120"/>
        <w:jc w:val="start"/>
        <w:rPr/>
      </w:pPr>
      <w:r>
        <w:rPr/>
        <w:t xml:space="preserve"> </w:t>
      </w:r>
      <w:r>
        <w:rPr/>
        <w:tab/>
        <w:t xml:space="preserve">Walls, C. </w:t>
      </w:r>
      <w:r>
        <w:rPr>
          <w:rStyle w:val="Emphasis"/>
        </w:rPr>
        <w:t>Spring Boot in Action</w:t>
      </w:r>
      <w:r>
        <w:rPr/>
        <w:t>. Greenwich: Manning Publications, 2016.</w:t>
      </w:r>
    </w:p>
    <w:p>
      <w:pPr>
        <w:pStyle w:val="literatura"/>
        <w:widowControl/>
        <w:numPr>
          <w:ilvl w:val="0"/>
          <w:numId w:val="6"/>
        </w:numPr>
        <w:suppressAutoHyphens w:val="true"/>
        <w:bidi w:val="0"/>
        <w:spacing w:before="120" w:after="120"/>
        <w:jc w:val="start"/>
        <w:rPr/>
      </w:pPr>
      <w:r>
        <w:rPr/>
        <w:t xml:space="preserve"> </w:t>
      </w:r>
      <w:r>
        <w:rPr/>
        <w:tab/>
        <w:t xml:space="preserve">Oppel, A. J. </w:t>
      </w:r>
      <w:r>
        <w:rPr>
          <w:rStyle w:val="Emphasis"/>
        </w:rPr>
        <w:t>Databases: A Beginner’s Guide</w:t>
      </w:r>
      <w:r>
        <w:rPr/>
        <w:t>. New York: McGraw-Hill Education, 2014.</w:t>
      </w:r>
    </w:p>
    <w:p>
      <w:pPr>
        <w:pStyle w:val="literatura"/>
        <w:widowControl/>
        <w:numPr>
          <w:ilvl w:val="0"/>
          <w:numId w:val="6"/>
        </w:numPr>
        <w:suppressAutoHyphens w:val="true"/>
        <w:bidi w:val="0"/>
        <w:spacing w:before="120" w:after="120"/>
        <w:jc w:val="start"/>
        <w:rPr/>
      </w:pPr>
      <w:r>
        <w:rPr/>
        <w:t xml:space="preserve"> </w:t>
      </w:r>
      <w:r>
        <w:rPr/>
        <w:tab/>
        <w:t xml:space="preserve">Stuttard, D., Pinto, M. </w:t>
      </w:r>
      <w:r>
        <w:rPr>
          <w:rStyle w:val="Emphasis"/>
        </w:rPr>
        <w:t>The Web Application Hacker’s Handbook: Finding and Exploiting Security Flaws</w:t>
      </w:r>
      <w:r>
        <w:rPr/>
        <w:t>. 2. izdanje. Indianapolis: Wiley Publishing, 2011.</w:t>
      </w:r>
    </w:p>
    <w:p>
      <w:pPr>
        <w:pStyle w:val="literatura"/>
        <w:widowControl/>
        <w:numPr>
          <w:ilvl w:val="0"/>
          <w:numId w:val="6"/>
        </w:numPr>
        <w:suppressAutoHyphens w:val="true"/>
        <w:bidi w:val="0"/>
        <w:spacing w:before="120" w:after="120"/>
        <w:jc w:val="start"/>
        <w:rPr/>
      </w:pPr>
      <w:r>
        <w:rPr/>
        <w:t xml:space="preserve"> </w:t>
      </w:r>
      <w:r>
        <w:rPr/>
        <w:tab/>
        <w:t xml:space="preserve">Norman, D. </w:t>
      </w:r>
      <w:r>
        <w:rPr>
          <w:rStyle w:val="Emphasis"/>
        </w:rPr>
        <w:t>The Design of Everyday Things</w:t>
      </w:r>
      <w:r>
        <w:rPr/>
        <w:t>. Revised and Expanded Edition. New York: Basic Books, 2013.</w:t>
      </w:r>
    </w:p>
    <w:p>
      <w:pPr>
        <w:pStyle w:val="literatura"/>
        <w:numPr>
          <w:ilvl w:val="0"/>
          <w:numId w:val="6"/>
        </w:numPr>
        <w:ind w:hanging="0" w:start="0"/>
        <w:rPr/>
      </w:pPr>
      <w:r>
        <w:rPr/>
        <w:t xml:space="preserve"> </w:t>
      </w:r>
      <w:r>
        <w:rPr/>
        <w:tab/>
        <w:t xml:space="preserve">Mozilla Developers. </w:t>
      </w:r>
      <w:r>
        <w:rPr>
          <w:rStyle w:val="Emphasis"/>
        </w:rPr>
        <w:t>JWT Introduction – JSON Web Tokens</w:t>
      </w:r>
      <w:r>
        <w:rPr/>
        <w:t xml:space="preserve">. Poveznica: </w:t>
      </w:r>
      <w:hyperlink r:id="rId61" w:tgtFrame="_new">
        <w:r>
          <w:rPr>
            <w:rStyle w:val="Hyperlink"/>
          </w:rPr>
          <w:t>https://developer.mozilla.org/en-US/docs/Web/Security/JWT</w:t>
        </w:r>
      </w:hyperlink>
      <w:r>
        <w:rPr/>
        <w:t>; pristupljeno 15. lipnja 2025.</w:t>
      </w:r>
    </w:p>
    <w:p>
      <w:pPr>
        <w:pStyle w:val="literatura"/>
        <w:numPr>
          <w:ilvl w:val="0"/>
          <w:numId w:val="6"/>
        </w:numPr>
        <w:ind w:hanging="0" w:start="0"/>
        <w:rPr/>
      </w:pPr>
      <w:r>
        <w:rPr/>
        <w:t xml:space="preserve"> </w:t>
      </w:r>
      <w:r>
        <w:rPr/>
        <w:tab/>
        <w:t xml:space="preserve">PostgreSQL Global Development Group. </w:t>
      </w:r>
      <w:r>
        <w:rPr>
          <w:rStyle w:val="Emphasis"/>
        </w:rPr>
        <w:t>PostgreSQL 15 Documentation</w:t>
      </w:r>
      <w:r>
        <w:rPr/>
        <w:t xml:space="preserve">. Poveznica: </w:t>
      </w:r>
      <w:hyperlink r:id="rId62" w:tgtFrame="_new">
        <w:r>
          <w:rPr>
            <w:rStyle w:val="Hyperlink"/>
          </w:rPr>
          <w:t>https://www.postgresql.org/docs/15/index.html</w:t>
        </w:r>
      </w:hyperlink>
      <w:r>
        <w:rPr/>
        <w:t>;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Spring.io. </w:t>
      </w:r>
      <w:r>
        <w:rPr>
          <w:rStyle w:val="Emphasis"/>
        </w:rPr>
        <w:t>Spring Boot Documentation</w:t>
      </w:r>
      <w:r>
        <w:rPr/>
        <w:t xml:space="preserve">. Poveznica: </w:t>
      </w:r>
      <w:hyperlink r:id="rId63" w:tgtFrame="_new">
        <w:r>
          <w:rPr>
            <w:rStyle w:val="Hyperlink"/>
          </w:rPr>
          <w:t>https://docs.spring.io/spring-boot/docs/current/reference/html/</w:t>
        </w:r>
      </w:hyperlink>
      <w:r>
        <w:rPr/>
        <w:t>;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React Team. </w:t>
      </w:r>
      <w:r>
        <w:rPr>
          <w:rStyle w:val="Emphasis"/>
        </w:rPr>
        <w:t>React – Official Documentation</w:t>
      </w:r>
      <w:r>
        <w:rPr/>
        <w:t>. Meta Open Source. Poveznica: https://reactjs.org/docs/getting-started.html;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Tailwind CSS Team. </w:t>
      </w:r>
      <w:r>
        <w:rPr>
          <w:rStyle w:val="Emphasis"/>
        </w:rPr>
        <w:t>Tailwind CSS Documentation</w:t>
      </w:r>
      <w:r>
        <w:rPr/>
        <w:t xml:space="preserve">. Poveznica: </w:t>
      </w:r>
      <w:hyperlink r:id="rId64" w:tgtFrame="_new">
        <w:r>
          <w:rPr>
            <w:rStyle w:val="Hyperlink"/>
          </w:rPr>
          <w:t>https://tailwindcss.com/docs</w:t>
        </w:r>
      </w:hyperlink>
      <w:r>
        <w:rPr/>
        <w:t>;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GitHub Docs. </w:t>
      </w:r>
      <w:r>
        <w:rPr>
          <w:rStyle w:val="Emphasis"/>
        </w:rPr>
        <w:t>Introduction to Git and GitHub</w:t>
      </w:r>
      <w:r>
        <w:rPr/>
        <w:t xml:space="preserve">. Poveznica: </w:t>
      </w:r>
      <w:hyperlink r:id="rId65" w:tgtFrame="_new">
        <w:r>
          <w:rPr>
            <w:rStyle w:val="Hyperlink"/>
          </w:rPr>
          <w:t>https://docs.github.com/en/get-started/quickstart</w:t>
        </w:r>
      </w:hyperlink>
      <w:r>
        <w:rPr/>
        <w:t>;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JWT.io. </w:t>
      </w:r>
      <w:r>
        <w:rPr>
          <w:rStyle w:val="Emphasis"/>
        </w:rPr>
        <w:t>JWT Debugger and Introduction</w:t>
      </w:r>
      <w:r>
        <w:rPr/>
        <w:t>. Auth0. Poveznica: https://jwt.io/introduction; pristupljeno 15. lipnja 2025.</w:t>
      </w:r>
    </w:p>
    <w:p>
      <w:pPr>
        <w:pStyle w:val="literatura"/>
        <w:widowControl/>
        <w:numPr>
          <w:ilvl w:val="0"/>
          <w:numId w:val="6"/>
        </w:numPr>
        <w:suppressAutoHyphens w:val="true"/>
        <w:bidi w:val="0"/>
        <w:spacing w:before="120" w:after="120"/>
        <w:jc w:val="start"/>
        <w:rPr/>
      </w:pPr>
      <w:r>
        <w:rPr/>
        <w:t xml:space="preserve"> </w:t>
      </w:r>
      <w:r>
        <w:rPr/>
        <w:tab/>
        <w:t xml:space="preserve">Bootify.io. </w:t>
      </w:r>
      <w:r>
        <w:rPr>
          <w:rStyle w:val="Emphasis"/>
        </w:rPr>
        <w:t>Spring Boot Project Generator – Documentation</w:t>
      </w:r>
      <w:r>
        <w:rPr/>
        <w:t>. Poveznica: https://bootify.io/docs; pristupljeno 15. lipnja 2025. [13]</w:t>
      </w:r>
    </w:p>
    <w:p>
      <w:pPr>
        <w:pStyle w:val="literatura"/>
        <w:widowControl/>
        <w:numPr>
          <w:ilvl w:val="0"/>
          <w:numId w:val="6"/>
        </w:numPr>
        <w:suppressAutoHyphens w:val="true"/>
        <w:bidi w:val="0"/>
        <w:spacing w:before="120" w:after="120"/>
        <w:jc w:val="start"/>
        <w:rPr/>
      </w:pPr>
      <w:r>
        <w:rPr/>
        <w:t xml:space="preserve"> </w:t>
      </w:r>
      <w:r>
        <w:rPr/>
        <w:tab/>
        <w:t xml:space="preserve">ERDPlus. </w:t>
      </w:r>
      <w:r>
        <w:rPr>
          <w:rStyle w:val="Emphasis"/>
        </w:rPr>
        <w:t>ER Diagram Tool for Database Modeling</w:t>
      </w:r>
      <w:r>
        <w:rPr/>
        <w:t xml:space="preserve">. Poveznica: </w:t>
      </w:r>
      <w:hyperlink r:id="rId66" w:tgtFrame="_new">
        <w:r>
          <w:rPr>
            <w:rStyle w:val="Hyperlink"/>
          </w:rPr>
          <w:t>https://erdplus.com</w:t>
        </w:r>
      </w:hyperlink>
      <w:r>
        <w:rPr/>
        <w:t>; pristupljeno 15. lipnja 2025.</w:t>
      </w:r>
    </w:p>
    <w:p>
      <w:pPr>
        <w:pStyle w:val="literatura"/>
        <w:widowControl/>
        <w:numPr>
          <w:ilvl w:val="0"/>
          <w:numId w:val="6"/>
        </w:numPr>
        <w:suppressAutoHyphens w:val="true"/>
        <w:bidi w:val="0"/>
        <w:spacing w:before="120" w:after="120"/>
        <w:jc w:val="start"/>
        <w:rPr/>
      </w:pPr>
      <w:r>
        <w:rPr>
          <w:rStyle w:val="Strong"/>
          <w:b w:val="false"/>
          <w:bCs w:val="false"/>
        </w:rPr>
        <w:tab/>
        <w:t xml:space="preserve">Airbnb, Inc. </w:t>
      </w:r>
      <w:r>
        <w:rPr/>
        <w:t xml:space="preserve">Airbnb – Online Platform for Short-Term Rentals and Experiences. Poveznica: </w:t>
      </w:r>
      <w:hyperlink r:id="rId67" w:tgtFrame="_new">
        <w:r>
          <w:rPr>
            <w:rStyle w:val="Hyperlink"/>
          </w:rPr>
          <w:t>https://www.airbnb.com</w:t>
        </w:r>
      </w:hyperlink>
      <w:r>
        <w:rPr/>
        <w:t>; pristupljeno 15. lipnja 2025.</w:t>
      </w:r>
    </w:p>
    <w:p>
      <w:pPr>
        <w:pStyle w:val="literatura"/>
        <w:widowControl/>
        <w:numPr>
          <w:ilvl w:val="0"/>
          <w:numId w:val="6"/>
        </w:numPr>
        <w:suppressAutoHyphens w:val="true"/>
        <w:bidi w:val="0"/>
        <w:spacing w:before="120" w:after="120"/>
        <w:jc w:val="start"/>
        <w:rPr/>
      </w:pPr>
      <w:r>
        <w:rPr>
          <w:rStyle w:val="Strong"/>
          <w:b w:val="false"/>
          <w:bCs w:val="false"/>
        </w:rPr>
        <w:t xml:space="preserve"> </w:t>
      </w:r>
      <w:r>
        <w:rPr>
          <w:rStyle w:val="Strong"/>
          <w:b w:val="false"/>
          <w:bCs w:val="false"/>
        </w:rPr>
        <w:tab/>
        <w:t xml:space="preserve">Trivago N.V. </w:t>
      </w:r>
      <w:r>
        <w:rPr/>
        <w:t xml:space="preserve">trivago – Compare Hotel Prices Worldwide. Poveznica: </w:t>
      </w:r>
      <w:hyperlink r:id="rId68" w:tgtFrame="_new">
        <w:r>
          <w:rPr>
            <w:rStyle w:val="Hyperlink"/>
          </w:rPr>
          <w:t>https://www.trivago.com</w:t>
        </w:r>
      </w:hyperlink>
      <w:r>
        <w:rPr/>
        <w:t>; pristupljeno 15. lipnja 2025.</w:t>
      </w:r>
    </w:p>
    <w:p>
      <w:pPr>
        <w:pStyle w:val="literatura"/>
        <w:widowControl/>
        <w:numPr>
          <w:ilvl w:val="0"/>
          <w:numId w:val="6"/>
        </w:numPr>
        <w:suppressAutoHyphens w:val="true"/>
        <w:bidi w:val="0"/>
        <w:spacing w:before="120" w:after="120"/>
        <w:jc w:val="start"/>
        <w:rPr/>
      </w:pPr>
      <w:r>
        <w:rPr>
          <w:rStyle w:val="Strong"/>
          <w:b w:val="false"/>
          <w:bCs w:val="false"/>
        </w:rPr>
        <w:t xml:space="preserve"> </w:t>
      </w:r>
      <w:r>
        <w:rPr>
          <w:rStyle w:val="Strong"/>
          <w:b w:val="false"/>
          <w:bCs w:val="false"/>
        </w:rPr>
        <w:t xml:space="preserve">Njuškalo d.o.o. </w:t>
      </w:r>
      <w:r>
        <w:rPr/>
        <w:t xml:space="preserve">Njuškalo – Hrvatski internetski oglasnik. Poveznica: </w:t>
      </w:r>
      <w:hyperlink r:id="rId69" w:tgtFrame="_new">
        <w:r>
          <w:rPr>
            <w:rStyle w:val="Hyperlink"/>
          </w:rPr>
          <w:t>https://www.njuskalo.hr</w:t>
        </w:r>
      </w:hyperlink>
      <w:r>
        <w:rPr/>
        <w:t>; pristupljeno 15. lipnja 2025.</w:t>
      </w:r>
    </w:p>
    <w:p>
      <w:pPr>
        <w:pStyle w:val="literatura"/>
        <w:widowControl/>
        <w:numPr>
          <w:ilvl w:val="0"/>
          <w:numId w:val="6"/>
        </w:numPr>
        <w:suppressAutoHyphens w:val="true"/>
        <w:bidi w:val="0"/>
        <w:spacing w:before="120" w:after="120"/>
        <w:jc w:val="start"/>
        <w:rPr/>
      </w:pPr>
      <w:r>
        <w:rPr>
          <w:rStyle w:val="Strong"/>
          <w:b w:val="false"/>
          <w:bCs w:val="false"/>
        </w:rPr>
        <w:t xml:space="preserve">  </w:t>
      </w:r>
      <w:r>
        <w:rPr>
          <w:rStyle w:val="Strong"/>
          <w:b w:val="false"/>
          <w:bCs w:val="false"/>
        </w:rPr>
        <w:t xml:space="preserve">Booking Holdings Inc. </w:t>
      </w:r>
      <w:r>
        <w:rPr/>
        <w:t xml:space="preserve">Booking.com – Hotels, Homes &amp; More. Poveznica: </w:t>
      </w:r>
      <w:hyperlink r:id="rId70" w:tgtFrame="_new">
        <w:r>
          <w:rPr>
            <w:rStyle w:val="Hyperlink"/>
          </w:rPr>
          <w:t>https://www.booking.com</w:t>
        </w:r>
      </w:hyperlink>
      <w:r>
        <w:rPr/>
        <w:t>; pristupljeno 15. lipnja 2025.</w:t>
      </w:r>
    </w:p>
    <w:p>
      <w:pPr>
        <w:pStyle w:val="literatura"/>
        <w:numPr>
          <w:ilvl w:val="0"/>
          <w:numId w:val="6"/>
        </w:numPr>
        <w:ind w:hanging="0" w:start="0"/>
        <w:rPr/>
      </w:pPr>
      <w:r>
        <w:rPr>
          <w:rStyle w:val="Strong"/>
          <w:b w:val="false"/>
          <w:bCs w:val="false"/>
        </w:rPr>
        <w:t xml:space="preserve">     </w:t>
      </w:r>
      <w:r>
        <w:rPr>
          <w:rStyle w:val="Strong"/>
          <w:b w:val="false"/>
          <w:bCs w:val="false"/>
        </w:rPr>
        <w:t xml:space="preserve">Eventimd.o.o. </w:t>
      </w:r>
      <w:r>
        <w:rPr/>
        <w:t xml:space="preserve">Eventim.hr – Ulaznice za koncerte, festivale i događanja. Poveznica:  </w:t>
      </w:r>
      <w:hyperlink r:id="rId71"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bookmarkStart w:id="111" w:name="__RefHeading___Toc2056_1920549070"/>
      <w:bookmarkEnd w:id="111"/>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112" w:name="__RefHeading___Toc23263742"/>
      <w:bookmarkEnd w:id="112"/>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72"/>
      <w:headerReference w:type="first" r:id="rId73"/>
      <w:footerReference w:type="default" r:id="rId74"/>
      <w:footerReference w:type="first" r:id="rId75"/>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Mono">
    <w:altName w:val="Courier New"/>
    <w:charset w:val="01" w:characterSet="utf-8"/>
    <w:family w:val="modern"/>
    <w:pitch w:val="fixed"/>
  </w:font>
  <w:font w:name="Liberation Sans">
    <w:altName w:val="Arial"/>
    <w:charset w:val="01" w:characterSet="utf-8"/>
    <w:family w:val="roman"/>
    <w:pitch w:val="variable"/>
  </w:font>
  <w:font w:name="Liberation Mono">
    <w:altName w:val="Courier New"/>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iv</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30</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nil"/>
      </w:pBdr>
      <w:suppressAutoHyphens w:val="true"/>
      <w:bidi w:val="0"/>
      <w:spacing w:before="0" w:after="240"/>
      <w:ind w:hanging="0" w:start="0" w:end="0"/>
      <w:jc w:val="start"/>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30"/>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val="hr-HR" w:eastAsia="zh-CN"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val="hr-HR" w:eastAsia="zh-CN"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paragraph" w:styleId="HorizontalLine">
    <w:name w:val="Horizontal Line"/>
    <w:basedOn w:val="Normal"/>
    <w:next w:val="BodyText"/>
    <w:qFormat/>
    <w:pPr>
      <w:suppressLineNumbers/>
      <w:pBdr>
        <w:bottom w:val="double" w:sz="2" w:space="0" w:color="808080"/>
      </w:pBdr>
      <w:spacing w:before="120" w:after="283"/>
    </w:pPr>
    <w:rPr>
      <w:sz w:val="12"/>
      <w:szCs w:val="12"/>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Sl">
    <w:name w:val="Sl."/>
    <w:basedOn w:val="Caption"/>
    <w:qFormat/>
    <w:pPr/>
    <w:rPr/>
  </w:style>
  <w:style w:type="paragraph" w:styleId="Tablica">
    <w:name w:val="Tablica"/>
    <w:basedOn w:val="Caption"/>
    <w:qFormat/>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0.png"/><Relationship Id="rId49" Type="http://schemas.openxmlformats.org/officeDocument/2006/relationships/image" Target="media/image21.png"/><Relationship Id="rId50" Type="http://schemas.openxmlformats.org/officeDocument/2006/relationships/image" Target="media/image21.png"/><Relationship Id="rId51" Type="http://schemas.openxmlformats.org/officeDocument/2006/relationships/image" Target="media/image22.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3.png"/><Relationship Id="rId55" Type="http://schemas.openxmlformats.org/officeDocument/2006/relationships/image" Target="media/image24.png"/><Relationship Id="rId56" Type="http://schemas.openxmlformats.org/officeDocument/2006/relationships/image" Target="media/image24.png"/><Relationship Id="rId57" Type="http://schemas.openxmlformats.org/officeDocument/2006/relationships/image" Target="media/image25.png"/><Relationship Id="rId58" Type="http://schemas.openxmlformats.org/officeDocument/2006/relationships/image" Target="media/image25.png"/><Relationship Id="rId59" Type="http://schemas.openxmlformats.org/officeDocument/2006/relationships/image" Target="media/image26.png"/><Relationship Id="rId60" Type="http://schemas.openxmlformats.org/officeDocument/2006/relationships/image" Target="media/image26.png"/><Relationship Id="rId61" Type="http://schemas.openxmlformats.org/officeDocument/2006/relationships/hyperlink" Target="https://developer.mozilla.org/en-US/docs/Web/Security/JWT" TargetMode="External"/><Relationship Id="rId62" Type="http://schemas.openxmlformats.org/officeDocument/2006/relationships/hyperlink" Target="https://www.postgresql.org/docs/15/index.html" TargetMode="External"/><Relationship Id="rId63" Type="http://schemas.openxmlformats.org/officeDocument/2006/relationships/hyperlink" Target="https://docs.spring.io/spring-boot/docs/current/reference/html/" TargetMode="External"/><Relationship Id="rId64" Type="http://schemas.openxmlformats.org/officeDocument/2006/relationships/hyperlink" Target="https://tailwindcss.com/docs" TargetMode="External"/><Relationship Id="rId65" Type="http://schemas.openxmlformats.org/officeDocument/2006/relationships/hyperlink" Target="https://docs.github.com/en/get-started/quickstart" TargetMode="External"/><Relationship Id="rId66" Type="http://schemas.openxmlformats.org/officeDocument/2006/relationships/hyperlink" Target="https://erdplus.com/" TargetMode="External"/><Relationship Id="rId67" Type="http://schemas.openxmlformats.org/officeDocument/2006/relationships/hyperlink" Target="https://www.airbnb.com/" TargetMode="External"/><Relationship Id="rId68" Type="http://schemas.openxmlformats.org/officeDocument/2006/relationships/hyperlink" Target="https://www.trivago.com/" TargetMode="External"/><Relationship Id="rId69" Type="http://schemas.openxmlformats.org/officeDocument/2006/relationships/hyperlink" Target="https://www.njuskalo.hr/" TargetMode="External"/><Relationship Id="rId70" Type="http://schemas.openxmlformats.org/officeDocument/2006/relationships/hyperlink" Target="https://www.booking.com/" TargetMode="External"/><Relationship Id="rId71" Type="http://schemas.openxmlformats.org/officeDocument/2006/relationships/hyperlink" Target="https://www.eventim.hr/" TargetMode="External"/><Relationship Id="rId72" Type="http://schemas.openxmlformats.org/officeDocument/2006/relationships/header" Target="header6.xml"/><Relationship Id="rId73" Type="http://schemas.openxmlformats.org/officeDocument/2006/relationships/header" Target="header7.xml"/><Relationship Id="rId74" Type="http://schemas.openxmlformats.org/officeDocument/2006/relationships/footer" Target="footer3.xml"/><Relationship Id="rId75" Type="http://schemas.openxmlformats.org/officeDocument/2006/relationships/footer" Target="footer4.xml"/><Relationship Id="rId76" Type="http://schemas.openxmlformats.org/officeDocument/2006/relationships/numbering" Target="numbering.xml"/><Relationship Id="rId77" Type="http://schemas.openxmlformats.org/officeDocument/2006/relationships/fontTable" Target="fontTable.xml"/><Relationship Id="rId78" Type="http://schemas.openxmlformats.org/officeDocument/2006/relationships/settings" Target="settings.xml"/><Relationship Id="rId7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1301</TotalTime>
  <Application>LibreOffice/24.2.7.2$Linux_X86_64 LibreOffice_project/420$Build-2</Application>
  <AppVersion>15.0000</AppVersion>
  <Pages>48</Pages>
  <Words>5505</Words>
  <Characters>35705</Characters>
  <CharactersWithSpaces>40766</CharactersWithSpaces>
  <Paragraphs>572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2025-06-23T13:09:17Z</dcterms:modified>
  <cp:revision>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