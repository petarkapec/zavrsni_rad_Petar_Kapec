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7.xml" ContentType="application/vnd.openxmlformats-officedocument.wordprocessingml.header+xml"/>
  <Override PartName="/word/document.xml" ContentType="application/vnd.openxmlformats-officedocument.wordprocessingml.document.main+xml"/>
  <Override PartName="/word/header6.xml" ContentType="application/vnd.openxmlformats-officedocument.wordprocessingml.header+xml"/>
  <Override PartName="/word/footer1.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10.png" ContentType="image/png"/>
  <Override PartName="/word/media/image1.png" ContentType="image/png"/>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120"/>
        <w:jc w:val="center"/>
        <w:rPr>
          <w:rFonts w:ascii="Arial" w:hAnsi="Arial" w:cs="Arial"/>
          <w:sz w:val="28"/>
        </w:rPr>
      </w:pPr>
      <w:r>
        <w:rPr>
          <w:rFonts w:cs="Arial" w:ascii="Arial" w:hAnsi="Arial"/>
          <w:sz w:val="28"/>
        </w:rPr>
        <w:softHyphen/>
        <w:t>SVEUČILIŠTE U ZAGREBU</w:t>
      </w:r>
    </w:p>
    <w:p>
      <w:pPr>
        <w:pStyle w:val="Normal"/>
        <w:spacing w:before="0" w:after="0"/>
        <w:jc w:val="center"/>
        <w:rPr>
          <w:rFonts w:ascii="Arial" w:hAnsi="Arial" w:cs="Arial"/>
          <w:b/>
          <w:bCs/>
          <w:sz w:val="28"/>
        </w:rPr>
      </w:pPr>
      <w:r>
        <w:rPr>
          <w:rFonts w:cs="Arial" w:ascii="Arial" w:hAnsi="Arial"/>
          <w:b/>
          <w:bCs/>
          <w:sz w:val="28"/>
        </w:rPr>
        <w:t>FAKULTET ELEKTROTEHNIKE I RAČUNARSTVA</w:t>
      </w:r>
    </w:p>
    <w:p>
      <w:pPr>
        <w:pStyle w:val="Normal"/>
        <w:rPr>
          <w:rFonts w:ascii="Arial" w:hAnsi="Arial" w:cs="Arial"/>
          <w:b/>
          <w:bCs/>
          <w:sz w:val="28"/>
        </w:rPr>
      </w:pPr>
      <w:r>
        <w:rPr>
          <w:rFonts w:cs="Arial" w:ascii="Arial" w:hAnsi="Arial"/>
          <w:b/>
          <w:bCs/>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sz w:val="28"/>
        </w:rPr>
      </w:pPr>
      <w:r>
        <w:rPr>
          <w:rFonts w:cs="Arial" w:ascii="Arial" w:hAnsi="Arial"/>
          <w:sz w:val="28"/>
        </w:rPr>
        <w:t>ZAVRŠNI RAD br. 1946</w:t>
      </w:r>
    </w:p>
    <w:p>
      <w:pPr>
        <w:pStyle w:val="Normal"/>
        <w:jc w:val="center"/>
        <w:rPr>
          <w:rFonts w:ascii="Arial" w:hAnsi="Arial" w:cs="Arial"/>
          <w:b/>
          <w:bCs/>
          <w:sz w:val="40"/>
        </w:rPr>
      </w:pPr>
      <w:r>
        <w:rPr>
          <w:rFonts w:cs="Arial" w:ascii="Arial" w:hAnsi="Arial"/>
          <w:b/>
          <w:bCs/>
          <w:sz w:val="40"/>
        </w:rPr>
        <w:t>Web-aplikacija za organizaciju događaja i rezervaciju termina</w:t>
      </w:r>
    </w:p>
    <w:p>
      <w:pPr>
        <w:pStyle w:val="Normal"/>
        <w:jc w:val="center"/>
        <w:rPr>
          <w:rFonts w:ascii="Arial" w:hAnsi="Arial" w:cs="Arial"/>
          <w:sz w:val="28"/>
        </w:rPr>
      </w:pPr>
      <w:r>
        <w:rPr>
          <w:rFonts w:cs="Arial" w:ascii="Arial" w:hAnsi="Arial"/>
          <w:sz w:val="28"/>
        </w:rPr>
        <w:t>Petar Kapec</w:t>
      </w:r>
    </w:p>
    <w:p>
      <w:pPr>
        <w:pStyle w:val="Normal"/>
        <w:jc w:val="center"/>
        <w:rPr>
          <w:rFonts w:ascii="Arial" w:hAnsi="Arial" w:cs="Arial"/>
          <w:sz w:val="28"/>
        </w:rPr>
      </w:pPr>
      <w:r>
        <w:rPr>
          <w:rFonts w:cs="Arial" w:ascii="Arial" w:hAnsi="Arial"/>
          <w:sz w:val="28"/>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Arial" w:hAnsi="Arial" w:cs="Arial"/>
          <w:sz w:val="28"/>
        </w:rPr>
      </w:pPr>
      <w:r>
        <w:rPr>
          <w:rFonts w:cs="Arial" w:ascii="Arial" w:hAnsi="Arial"/>
          <w:sz w:val="28"/>
        </w:rPr>
      </w:r>
    </w:p>
    <w:p>
      <w:pPr>
        <w:pStyle w:val="Heading1"/>
        <w:spacing w:before="46" w:after="0"/>
        <w:ind w:hanging="0" w:start="0"/>
        <w:rPr/>
      </w:pPr>
      <w:bookmarkStart w:id="0" w:name="__RefHeading___Toc2016_1920549070"/>
      <w:bookmarkEnd w:id="0"/>
      <w:r>
        <w:rPr/>
        <w:t>SVEUČILIŠTE</w:t>
      </w:r>
      <w:r>
        <w:rPr>
          <w:spacing w:val="9"/>
        </w:rPr>
        <w:t xml:space="preserve"> </w:t>
      </w:r>
      <w:r>
        <w:rPr/>
        <w:t>U</w:t>
      </w:r>
      <w:r>
        <w:rPr>
          <w:spacing w:val="10"/>
        </w:rPr>
        <w:t xml:space="preserve"> </w:t>
      </w:r>
      <w:r>
        <w:rPr>
          <w:spacing w:val="-2"/>
        </w:rPr>
        <w:t>ZAGREBU</w:t>
      </w:r>
    </w:p>
    <w:p>
      <w:pPr>
        <w:pStyle w:val="Normal"/>
        <w:spacing w:before="22" w:after="0"/>
        <w:ind w:start="127"/>
        <w:jc w:val="start"/>
        <w:rPr>
          <w:b/>
          <w:sz w:val="19"/>
        </w:rPr>
      </w:pPr>
      <w:r>
        <w:rPr>
          <w:b/>
          <w:sz w:val="19"/>
        </w:rPr>
        <w:t>FAKULTET</w:t>
      </w:r>
      <w:r>
        <w:rPr>
          <w:b/>
          <w:spacing w:val="12"/>
          <w:sz w:val="19"/>
        </w:rPr>
        <w:t xml:space="preserve"> </w:t>
      </w:r>
      <w:r>
        <w:rPr>
          <w:b/>
          <w:sz w:val="19"/>
        </w:rPr>
        <w:t>ELEKTROTEHNIKE</w:t>
      </w:r>
      <w:r>
        <w:rPr>
          <w:b/>
          <w:spacing w:val="13"/>
          <w:sz w:val="19"/>
        </w:rPr>
        <w:t xml:space="preserve"> </w:t>
      </w:r>
      <w:r>
        <w:rPr>
          <w:b/>
          <w:sz w:val="19"/>
        </w:rPr>
        <w:t>I</w:t>
      </w:r>
      <w:r>
        <w:rPr>
          <w:b/>
          <w:spacing w:val="13"/>
          <w:sz w:val="19"/>
        </w:rPr>
        <w:t xml:space="preserve"> </w:t>
      </w:r>
      <w:r>
        <w:rPr>
          <w:b/>
          <w:spacing w:val="-2"/>
          <w:sz w:val="19"/>
        </w:rPr>
        <w:t>RAČUNARSTVA</w:t>
      </w:r>
    </w:p>
    <w:p>
      <w:pPr>
        <w:pStyle w:val="Normal"/>
        <w:spacing w:before="217" w:after="0"/>
        <w:ind w:end="31"/>
        <w:jc w:val="end"/>
        <w:rPr>
          <w:sz w:val="19"/>
        </w:rPr>
      </w:pPr>
      <w:r>
        <w:rPr>
          <w:sz w:val="19"/>
        </w:rPr>
        <w:t>Zagreb,</w:t>
      </w:r>
      <w:r>
        <w:rPr>
          <w:spacing w:val="6"/>
          <w:sz w:val="19"/>
        </w:rPr>
        <w:t xml:space="preserve"> </w:t>
      </w:r>
      <w:r>
        <w:rPr>
          <w:sz w:val="19"/>
        </w:rPr>
        <w:t>3.</w:t>
      </w:r>
      <w:r>
        <w:rPr>
          <w:spacing w:val="7"/>
          <w:sz w:val="19"/>
        </w:rPr>
        <w:t xml:space="preserve"> </w:t>
      </w:r>
      <w:r>
        <w:rPr>
          <w:sz w:val="19"/>
        </w:rPr>
        <w:t>ožujka</w:t>
      </w:r>
      <w:r>
        <w:rPr>
          <w:spacing w:val="7"/>
          <w:sz w:val="19"/>
        </w:rPr>
        <w:t xml:space="preserve"> </w:t>
      </w:r>
      <w:r>
        <w:rPr>
          <w:spacing w:val="-2"/>
          <w:sz w:val="19"/>
        </w:rPr>
        <w:t>2025.</w:t>
      </w:r>
    </w:p>
    <w:p>
      <w:pPr>
        <w:pStyle w:val="BodyText"/>
        <w:rPr>
          <w:sz w:val="30"/>
        </w:rPr>
      </w:pPr>
      <w:r>
        <w:rPr>
          <w:sz w:val="30"/>
        </w:rPr>
      </w:r>
    </w:p>
    <w:p>
      <w:pPr>
        <w:pStyle w:val="BodyText"/>
        <w:spacing w:before="23" w:after="0"/>
        <w:rPr>
          <w:sz w:val="30"/>
        </w:rPr>
      </w:pPr>
      <w:r>
        <w:rPr>
          <w:sz w:val="30"/>
        </w:rPr>
      </w:r>
    </w:p>
    <w:p>
      <w:pPr>
        <w:pStyle w:val="Title"/>
        <w:rPr/>
      </w:pPr>
      <w:r>
        <w:rPr/>
        <w:t>ZAVRŠNI</w:t>
      </w:r>
      <w:r>
        <w:rPr>
          <w:spacing w:val="-5"/>
        </w:rPr>
        <w:t xml:space="preserve"> </w:t>
      </w:r>
      <w:r>
        <w:rPr/>
        <w:t>ZADATAK</w:t>
      </w:r>
      <w:r>
        <w:rPr>
          <w:spacing w:val="-5"/>
        </w:rPr>
        <w:t xml:space="preserve"> </w:t>
      </w:r>
      <w:r>
        <w:rPr/>
        <w:t>br.</w:t>
      </w:r>
      <w:r>
        <w:rPr>
          <w:spacing w:val="-4"/>
        </w:rPr>
        <w:t xml:space="preserve"> 1946</w:t>
      </w:r>
    </w:p>
    <w:p>
      <w:pPr>
        <w:pStyle w:val="BodyText"/>
        <w:spacing w:before="163" w:after="0"/>
        <w:rPr>
          <w:sz w:val="30"/>
        </w:rPr>
      </w:pPr>
      <w:r>
        <w:rPr>
          <w:sz w:val="30"/>
        </w:rPr>
      </w:r>
    </w:p>
    <w:p>
      <w:pPr>
        <w:pStyle w:val="Normal"/>
        <w:tabs>
          <w:tab w:val="clear" w:pos="720"/>
          <w:tab w:val="left" w:pos="1881" w:leader="none"/>
        </w:tabs>
        <w:spacing w:before="0" w:after="0"/>
        <w:ind w:start="202"/>
        <w:jc w:val="start"/>
        <w:rPr>
          <w:b/>
          <w:sz w:val="19"/>
        </w:rPr>
      </w:pPr>
      <w:r>
        <w:rPr>
          <w:spacing w:val="-2"/>
          <w:sz w:val="19"/>
        </w:rPr>
        <w:t>Pristupnik:</w:t>
      </w:r>
      <w:r>
        <w:rPr>
          <w:sz w:val="19"/>
        </w:rPr>
        <w:tab/>
      </w:r>
      <w:r>
        <w:rPr>
          <w:b/>
          <w:sz w:val="19"/>
        </w:rPr>
        <w:t>Petar</w:t>
      </w:r>
      <w:r>
        <w:rPr>
          <w:b/>
          <w:spacing w:val="7"/>
          <w:sz w:val="19"/>
        </w:rPr>
        <w:t xml:space="preserve"> </w:t>
      </w:r>
      <w:r>
        <w:rPr>
          <w:b/>
          <w:sz w:val="19"/>
        </w:rPr>
        <w:t>Kapec</w:t>
      </w:r>
      <w:r>
        <w:rPr>
          <w:b/>
          <w:spacing w:val="7"/>
          <w:sz w:val="19"/>
        </w:rPr>
        <w:t xml:space="preserve"> </w:t>
      </w:r>
      <w:r>
        <w:rPr>
          <w:b/>
          <w:spacing w:val="-2"/>
          <w:sz w:val="19"/>
        </w:rPr>
        <w:t>(0036549401)</w:t>
      </w:r>
    </w:p>
    <w:p>
      <w:pPr>
        <w:pStyle w:val="Normal"/>
        <w:tabs>
          <w:tab w:val="clear" w:pos="720"/>
          <w:tab w:val="left" w:pos="1881" w:leader="none"/>
        </w:tabs>
        <w:spacing w:lineRule="auto" w:line="396" w:before="142" w:after="0"/>
        <w:ind w:start="202" w:end="2865"/>
        <w:jc w:val="start"/>
        <w:rPr>
          <w:sz w:val="19"/>
        </w:rPr>
      </w:pPr>
      <w:r>
        <w:rPr>
          <w:spacing w:val="-2"/>
          <w:sz w:val="19"/>
        </w:rPr>
        <w:t>Studij:</w:t>
      </w:r>
      <w:r>
        <w:rPr>
          <w:sz w:val="19"/>
        </w:rPr>
        <w:tab/>
        <w:t xml:space="preserve">Elektrotehnika i informacijska tehnologija i Računarstvo </w:t>
      </w:r>
      <w:r>
        <w:rPr>
          <w:spacing w:val="-2"/>
          <w:sz w:val="19"/>
        </w:rPr>
        <w:t>Modul:</w:t>
      </w:r>
      <w:r>
        <w:rPr>
          <w:sz w:val="19"/>
        </w:rPr>
        <w:tab/>
      </w:r>
      <w:r>
        <w:rPr>
          <w:spacing w:val="-2"/>
          <w:sz w:val="19"/>
        </w:rPr>
        <w:t>Računarstvo</w:t>
      </w:r>
    </w:p>
    <w:p>
      <w:pPr>
        <w:pStyle w:val="Normal"/>
        <w:tabs>
          <w:tab w:val="clear" w:pos="720"/>
          <w:tab w:val="left" w:pos="1881" w:leader="none"/>
        </w:tabs>
        <w:spacing w:lineRule="exact" w:line="217" w:before="0" w:after="0"/>
        <w:ind w:start="202"/>
        <w:jc w:val="start"/>
        <w:rPr>
          <w:sz w:val="19"/>
        </w:rPr>
      </w:pPr>
      <w:r>
        <w:rPr>
          <w:spacing w:val="-2"/>
          <w:sz w:val="19"/>
        </w:rPr>
        <w:t>Mentor:</w:t>
      </w:r>
      <w:r>
        <w:rPr>
          <w:sz w:val="19"/>
        </w:rPr>
        <w:tab/>
        <w:t>doc.</w:t>
      </w:r>
      <w:r>
        <w:rPr>
          <w:spacing w:val="6"/>
          <w:sz w:val="19"/>
        </w:rPr>
        <w:t xml:space="preserve"> </w:t>
      </w:r>
      <w:r>
        <w:rPr>
          <w:sz w:val="19"/>
        </w:rPr>
        <w:t>dr.</w:t>
      </w:r>
      <w:r>
        <w:rPr>
          <w:spacing w:val="6"/>
          <w:sz w:val="19"/>
        </w:rPr>
        <w:t xml:space="preserve"> </w:t>
      </w:r>
      <w:r>
        <w:rPr>
          <w:sz w:val="19"/>
        </w:rPr>
        <w:t>sc.</w:t>
      </w:r>
      <w:r>
        <w:rPr>
          <w:spacing w:val="6"/>
          <w:sz w:val="19"/>
        </w:rPr>
        <w:t xml:space="preserve"> </w:t>
      </w:r>
      <w:r>
        <w:rPr>
          <w:sz w:val="19"/>
        </w:rPr>
        <w:t>Slaven</w:t>
      </w:r>
      <w:r>
        <w:rPr>
          <w:spacing w:val="6"/>
          <w:sz w:val="19"/>
        </w:rPr>
        <w:t xml:space="preserve"> </w:t>
      </w:r>
      <w:r>
        <w:rPr>
          <w:spacing w:val="-2"/>
          <w:sz w:val="19"/>
        </w:rPr>
        <w:t xml:space="preserve">Zakošek </w:t>
      </w:r>
    </w:p>
    <w:p>
      <w:pPr>
        <w:pStyle w:val="Normal"/>
        <w:tabs>
          <w:tab w:val="clear" w:pos="720"/>
          <w:tab w:val="left" w:pos="1881" w:leader="none"/>
        </w:tabs>
        <w:spacing w:lineRule="exact" w:line="217" w:before="0" w:after="0"/>
        <w:ind w:start="202"/>
        <w:jc w:val="start"/>
        <w:rPr>
          <w:sz w:val="19"/>
        </w:rPr>
      </w:pPr>
      <w:r>
        <w:rPr>
          <w:sz w:val="19"/>
        </w:rPr>
      </w:r>
    </w:p>
    <w:p>
      <w:pPr>
        <w:pStyle w:val="Normal"/>
        <w:tabs>
          <w:tab w:val="clear" w:pos="720"/>
          <w:tab w:val="left" w:pos="1881" w:leader="none"/>
        </w:tabs>
        <w:spacing w:lineRule="exact" w:line="217" w:before="0" w:after="0"/>
        <w:ind w:start="202"/>
        <w:jc w:val="start"/>
        <w:rPr>
          <w:sz w:val="19"/>
        </w:rPr>
      </w:pPr>
      <w:r>
        <w:rPr>
          <w:spacing w:val="-2"/>
        </w:rPr>
        <w:t>Zadatak:</w:t>
      </w:r>
      <w:r>
        <w:rPr/>
        <w:tab/>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BodyText"/>
        <w:spacing w:before="73" w:after="0"/>
        <w:rPr>
          <w:b/>
          <w:sz w:val="19"/>
        </w:rPr>
      </w:pPr>
      <w:r>
        <w:rPr>
          <w:b/>
          <w:sz w:val="19"/>
        </w:rPr>
      </w:r>
    </w:p>
    <w:p>
      <w:pPr>
        <w:pStyle w:val="Normal"/>
        <w:spacing w:before="0" w:after="0"/>
        <w:ind w:start="202"/>
        <w:jc w:val="start"/>
        <w:rPr>
          <w:sz w:val="19"/>
        </w:rPr>
      </w:pPr>
      <w:r>
        <w:rPr>
          <w:sz w:val="19"/>
        </w:rPr>
        <w:t>Opis</w:t>
      </w:r>
      <w:r>
        <w:rPr>
          <w:spacing w:val="5"/>
          <w:sz w:val="19"/>
        </w:rPr>
        <w:t xml:space="preserve"> </w:t>
      </w:r>
      <w:r>
        <w:rPr>
          <w:spacing w:val="-2"/>
          <w:sz w:val="19"/>
        </w:rPr>
        <w:t>zadatka:</w:t>
      </w:r>
    </w:p>
    <w:p>
      <w:pPr>
        <w:pStyle w:val="BodyText"/>
        <w:spacing w:lineRule="auto" w:line="240" w:before="121" w:after="0"/>
        <w:ind w:start="517" w:end="75"/>
        <w:rPr/>
      </w:pPr>
      <w:r>
        <w:rPr/>
        <w:t xml:space="preserve">Poduzeća, organizacije ili pojedinci koji na tržištu nude organiziranje i ugošćivanje događaja moraju voditi računa o mnogim pojedinostima, od rezervacije i uređivanja prostora do opskrbe hranom. Izraditi web-aplikaciju koja će podržati razne aspekte organizacije događaja. Organizatorima događaja treba omogućiti opisivanje ponude (prostori, osoblje, dekoracije i dizajn, hrana i piće, glazbenici i drugi zabavljači, sigurnost, prijevoz gostiju, slobodni termini, itd.), a zatim i upravljanje događajem (vođenje liste gostiju, slanje pozivnica, itd.) te evidentiranje plaćanja. Klijentima, odnosno korisnicima treba omogućiti efikasni pregled i pretraživanje ponuda prema različitim kriterijima, rezerviranje termina, odabir opcionalnih sadržaja i ocjenjivanje organizatora </w:t>
      </w:r>
      <w:r>
        <w:rPr>
          <w:spacing w:val="-2"/>
        </w:rPr>
        <w:t>događaja.</w:t>
      </w:r>
    </w:p>
    <w:p>
      <w:pPr>
        <w:pStyle w:val="BodyText"/>
        <w:spacing w:before="91" w:after="0"/>
        <w:rPr/>
      </w:pPr>
      <w:r>
        <w:rPr/>
      </w:r>
    </w:p>
    <w:p>
      <w:pPr>
        <w:pStyle w:val="Normal"/>
        <w:spacing w:before="0" w:after="0"/>
        <w:ind w:start="202"/>
        <w:jc w:val="start"/>
        <w:rPr>
          <w:sz w:val="19"/>
        </w:rPr>
      </w:pPr>
      <w:r>
        <w:rPr>
          <w:sz w:val="19"/>
        </w:rPr>
        <w:t>Rok</w:t>
      </w:r>
      <w:r>
        <w:rPr>
          <w:spacing w:val="5"/>
          <w:sz w:val="19"/>
        </w:rPr>
        <w:t xml:space="preserve"> </w:t>
      </w:r>
      <w:r>
        <w:rPr>
          <w:sz w:val="19"/>
        </w:rPr>
        <w:t>za</w:t>
      </w:r>
      <w:r>
        <w:rPr>
          <w:spacing w:val="6"/>
          <w:sz w:val="19"/>
        </w:rPr>
        <w:t xml:space="preserve"> </w:t>
      </w:r>
      <w:r>
        <w:rPr>
          <w:sz w:val="19"/>
        </w:rPr>
        <w:t>predaju</w:t>
      </w:r>
      <w:r>
        <w:rPr>
          <w:spacing w:val="5"/>
          <w:sz w:val="19"/>
        </w:rPr>
        <w:t xml:space="preserve"> </w:t>
      </w:r>
      <w:r>
        <w:rPr>
          <w:sz w:val="19"/>
        </w:rPr>
        <w:t>rada:</w:t>
      </w:r>
      <w:r>
        <w:rPr>
          <w:spacing w:val="6"/>
          <w:sz w:val="19"/>
        </w:rPr>
        <w:t xml:space="preserve"> </w:t>
      </w:r>
      <w:r>
        <w:rPr>
          <w:sz w:val="19"/>
        </w:rPr>
        <w:t>23.</w:t>
      </w:r>
      <w:r>
        <w:rPr>
          <w:spacing w:val="5"/>
          <w:sz w:val="19"/>
        </w:rPr>
        <w:t xml:space="preserve"> </w:t>
      </w:r>
      <w:r>
        <w:rPr>
          <w:sz w:val="19"/>
        </w:rPr>
        <w:t>lipnja</w:t>
      </w:r>
      <w:r>
        <w:rPr>
          <w:spacing w:val="6"/>
          <w:sz w:val="19"/>
        </w:rPr>
        <w:t xml:space="preserve"> </w:t>
      </w:r>
      <w:r>
        <w:rPr>
          <w:spacing w:val="-2"/>
          <w:sz w:val="19"/>
        </w:rPr>
        <w:t>2025.</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sectPr>
          <w:headerReference w:type="even" r:id="rId2"/>
          <w:headerReference w:type="default" r:id="rId3"/>
          <w:headerReference w:type="first" r:id="rId4"/>
          <w:type w:val="nextPage"/>
          <w:pgSz w:w="11906" w:h="16838"/>
          <w:pgMar w:left="1985" w:right="1701" w:gutter="0" w:header="851" w:top="1701" w:footer="0" w:bottom="1701"/>
          <w:pgNumType w:fmt="decimal"/>
          <w:formProt w:val="false"/>
          <w:titlePg/>
          <w:textDirection w:val="lrTb"/>
          <w:docGrid w:type="default" w:linePitch="360" w:charSpace="0"/>
        </w:sectPr>
        <w:pStyle w:val="PreformattedText"/>
        <w:rPr/>
      </w:pPr>
      <w:r>
        <w:rPr/>
      </w:r>
    </w:p>
    <w:p>
      <w:pPr>
        <w:pStyle w:val="Podnaslov1"/>
        <w:rPr/>
      </w:pPr>
      <w:r>
        <w:rPr>
          <w:rStyle w:val="fontstyle01"/>
          <w:rFonts w:cs="Arial"/>
          <w:spacing w:val="-2"/>
          <w:sz w:val="28"/>
        </w:rPr>
        <w:t>Sadržaj</w:t>
      </w:r>
    </w:p>
    <w:sdt>
      <w:sdtPr>
        <w:docPartObj>
          <w:docPartGallery w:val="Table of Contents"/>
          <w:docPartUnique w:val="true"/>
        </w:docPartObj>
      </w:sdtPr>
      <w:sdtContent>
        <w:p>
          <w:pPr>
            <w:pStyle w:val="TOCHeading"/>
            <w:rPr/>
          </w:pPr>
          <w:r>
            <w:rPr/>
            <w:t>Table of Contents</w:t>
          </w:r>
        </w:p>
        <w:p>
          <w:pPr>
            <w:pStyle w:val="TOC1"/>
            <w:tabs>
              <w:tab w:val="clear" w:pos="720"/>
              <w:tab w:val="right" w:pos="8786" w:leader="dot"/>
            </w:tabs>
            <w:rPr/>
          </w:pPr>
          <w:r>
            <w:fldChar w:fldCharType="begin"/>
          </w:r>
          <w:r>
            <w:rPr>
              <w:rStyle w:val="IndexLink"/>
            </w:rPr>
            <w:instrText xml:space="preserve"> TOC \f \o "1-3" \h</w:instrText>
          </w:r>
          <w:r>
            <w:rPr>
              <w:rStyle w:val="IndexLink"/>
            </w:rPr>
            <w:fldChar w:fldCharType="separate"/>
          </w:r>
          <w:hyperlink w:anchor="__RefHeading___Toc2016_1920549070">
            <w:r>
              <w:rPr>
                <w:rStyle w:val="IndexLink"/>
              </w:rPr>
              <w:t>1. SVEUČILIŠTE U ZAGREBU</w:t>
              <w:tab/>
              <w:t>2</w:t>
            </w:r>
          </w:hyperlink>
        </w:p>
        <w:p>
          <w:pPr>
            <w:pStyle w:val="TOC1"/>
            <w:tabs>
              <w:tab w:val="clear" w:pos="720"/>
              <w:tab w:val="right" w:pos="8786" w:leader="dot"/>
            </w:tabs>
            <w:rPr/>
          </w:pPr>
          <w:hyperlink w:anchor="__RefHeading___Toc23263729">
            <w:r>
              <w:rPr>
                <w:rStyle w:val="IndexLink"/>
              </w:rPr>
              <w:t>Uvod</w:t>
              <w:tab/>
              <w:t>1</w:t>
            </w:r>
          </w:hyperlink>
        </w:p>
        <w:p>
          <w:pPr>
            <w:pStyle w:val="TOC1"/>
            <w:tabs>
              <w:tab w:val="clear" w:pos="720"/>
              <w:tab w:val="right" w:pos="8786" w:leader="dot"/>
            </w:tabs>
            <w:rPr/>
          </w:pPr>
          <w:hyperlink w:anchor="__RefHeading___Toc23263730">
            <w:r>
              <w:rPr>
                <w:rStyle w:val="IndexLink"/>
              </w:rPr>
              <w:t>2. Pregled i analiza postojećih sustava</w:t>
              <w:tab/>
              <w:t>2</w:t>
            </w:r>
          </w:hyperlink>
        </w:p>
        <w:p>
          <w:pPr>
            <w:pStyle w:val="TOC2"/>
            <w:tabs>
              <w:tab w:val="clear" w:pos="720"/>
              <w:tab w:val="right" w:pos="8786" w:leader="dot"/>
            </w:tabs>
            <w:rPr/>
          </w:pPr>
          <w:hyperlink w:anchor="__RefHeading___Toc23263731">
            <w:r>
              <w:rPr>
                <w:rStyle w:val="IndexLink"/>
              </w:rPr>
              <w:t>2.1. AirBNB.com</w:t>
              <w:tab/>
              <w:t>2</w:t>
            </w:r>
          </w:hyperlink>
        </w:p>
        <w:p>
          <w:pPr>
            <w:pStyle w:val="TOC2"/>
            <w:tabs>
              <w:tab w:val="clear" w:pos="720"/>
              <w:tab w:val="right" w:pos="8786" w:leader="dot"/>
            </w:tabs>
            <w:rPr/>
          </w:pPr>
          <w:hyperlink w:anchor="__RefHeading___Toc23263732">
            <w:r>
              <w:rPr>
                <w:rStyle w:val="IndexLink"/>
              </w:rPr>
              <w:t>2.2. Trivago.com</w:t>
              <w:tab/>
              <w:t>2</w:t>
            </w:r>
          </w:hyperlink>
        </w:p>
        <w:p>
          <w:pPr>
            <w:pStyle w:val="TOC2"/>
            <w:tabs>
              <w:tab w:val="clear" w:pos="720"/>
              <w:tab w:val="right" w:pos="8786" w:leader="dot"/>
            </w:tabs>
            <w:rPr/>
          </w:pPr>
          <w:hyperlink w:anchor="__RefHeading___Toc23263733">
            <w:r>
              <w:rPr>
                <w:rStyle w:val="IndexLink"/>
              </w:rPr>
              <w:t>2.3. Njuškalo.hr/nekretnine</w:t>
              <w:tab/>
              <w:t>2</w:t>
            </w:r>
          </w:hyperlink>
        </w:p>
        <w:p>
          <w:pPr>
            <w:pStyle w:val="TOC2"/>
            <w:tabs>
              <w:tab w:val="clear" w:pos="720"/>
              <w:tab w:val="right" w:pos="8786" w:leader="dot"/>
            </w:tabs>
            <w:rPr/>
          </w:pPr>
          <w:hyperlink w:anchor="__RefHeading___Toc23263735">
            <w:r>
              <w:rPr>
                <w:rStyle w:val="IndexLink"/>
              </w:rPr>
              <w:t>2.4. Booking.com</w:t>
              <w:tab/>
              <w:t>3</w:t>
            </w:r>
          </w:hyperlink>
        </w:p>
        <w:p>
          <w:pPr>
            <w:pStyle w:val="TOC2"/>
            <w:tabs>
              <w:tab w:val="clear" w:pos="720"/>
              <w:tab w:val="right" w:pos="8786" w:leader="dot"/>
            </w:tabs>
            <w:rPr/>
          </w:pPr>
          <w:hyperlink w:anchor="__RefHeading___Toc23263736">
            <w:r>
              <w:rPr>
                <w:rStyle w:val="IndexLink"/>
              </w:rPr>
              <w:t>2.5. Eventim.hr</w:t>
              <w:tab/>
              <w:t>3</w:t>
            </w:r>
          </w:hyperlink>
        </w:p>
        <w:p>
          <w:pPr>
            <w:pStyle w:val="TOC1"/>
            <w:tabs>
              <w:tab w:val="clear" w:pos="720"/>
              <w:tab w:val="right" w:pos="8786" w:leader="dot"/>
            </w:tabs>
            <w:rPr/>
          </w:pPr>
          <w:hyperlink w:anchor="__RefHeading___Toc4101_723378845">
            <w:r>
              <w:rPr>
                <w:rStyle w:val="IndexLink"/>
              </w:rPr>
              <w:t>3. Specifikacija sustava</w:t>
              <w:tab/>
              <w:t>5</w:t>
            </w:r>
          </w:hyperlink>
        </w:p>
        <w:p>
          <w:pPr>
            <w:pStyle w:val="TOC2"/>
            <w:tabs>
              <w:tab w:val="clear" w:pos="720"/>
              <w:tab w:val="right" w:pos="8786" w:leader="dot"/>
            </w:tabs>
            <w:rPr/>
          </w:pPr>
          <w:hyperlink w:anchor="__RefHeading___Toc4103_723378845">
            <w:r>
              <w:rPr>
                <w:rStyle w:val="IndexLink"/>
              </w:rPr>
              <w:t>3.1. Funkcionalni zahtjevi</w:t>
              <w:tab/>
              <w:t>5</w:t>
            </w:r>
          </w:hyperlink>
        </w:p>
        <w:p>
          <w:pPr>
            <w:pStyle w:val="TOC2"/>
            <w:tabs>
              <w:tab w:val="clear" w:pos="720"/>
              <w:tab w:val="right" w:pos="8786" w:leader="dot"/>
            </w:tabs>
            <w:rPr/>
          </w:pPr>
          <w:hyperlink w:anchor="__RefHeading___Toc4105_723378845">
            <w:r>
              <w:rPr>
                <w:rStyle w:val="IndexLink"/>
              </w:rPr>
              <w:t>3.2. Ostali zahtjevi</w:t>
              <w:tab/>
              <w:t>6</w:t>
            </w:r>
          </w:hyperlink>
        </w:p>
        <w:p>
          <w:pPr>
            <w:pStyle w:val="TOC1"/>
            <w:tabs>
              <w:tab w:val="clear" w:pos="720"/>
              <w:tab w:val="right" w:pos="8786" w:leader="dot"/>
            </w:tabs>
            <w:rPr/>
          </w:pPr>
          <w:hyperlink w:anchor="__RefHeading___Toc4107_723378845">
            <w:r>
              <w:rPr>
                <w:rStyle w:val="IndexLink"/>
              </w:rPr>
              <w:t>4. Arhitektura i dizajn sustava</w:t>
              <w:tab/>
              <w:t>8</w:t>
            </w:r>
          </w:hyperlink>
        </w:p>
        <w:p>
          <w:pPr>
            <w:pStyle w:val="TOC2"/>
            <w:tabs>
              <w:tab w:val="clear" w:pos="720"/>
              <w:tab w:val="right" w:pos="8786" w:leader="dot"/>
            </w:tabs>
            <w:rPr/>
          </w:pPr>
          <w:hyperlink w:anchor="__RefHeading___Toc4109_723378845">
            <w:r>
              <w:rPr>
                <w:rStyle w:val="IndexLink"/>
              </w:rPr>
              <w:t>4.1. Frontend sloj</w:t>
              <w:tab/>
              <w:t>8</w:t>
            </w:r>
          </w:hyperlink>
        </w:p>
        <w:p>
          <w:pPr>
            <w:pStyle w:val="TOC2"/>
            <w:tabs>
              <w:tab w:val="clear" w:pos="720"/>
              <w:tab w:val="right" w:pos="8786" w:leader="dot"/>
            </w:tabs>
            <w:rPr/>
          </w:pPr>
          <w:hyperlink w:anchor="__RefHeading___Toc4111_723378845">
            <w:r>
              <w:rPr>
                <w:rStyle w:val="IndexLink"/>
              </w:rPr>
              <w:t>4.2. Backend sloj</w:t>
              <w:tab/>
              <w:t>9</w:t>
            </w:r>
          </w:hyperlink>
        </w:p>
        <w:p>
          <w:pPr>
            <w:pStyle w:val="TOC2"/>
            <w:tabs>
              <w:tab w:val="clear" w:pos="720"/>
              <w:tab w:val="right" w:pos="8786" w:leader="dot"/>
            </w:tabs>
            <w:rPr/>
          </w:pPr>
          <w:hyperlink w:anchor="__RefHeading___Toc4113_723378845">
            <w:r>
              <w:rPr>
                <w:rStyle w:val="IndexLink"/>
              </w:rPr>
              <w:t>4.3. Model Baze podataka</w:t>
              <w:tab/>
              <w:t>10</w:t>
            </w:r>
          </w:hyperlink>
        </w:p>
        <w:p>
          <w:pPr>
            <w:pStyle w:val="TOC3"/>
            <w:tabs>
              <w:tab w:val="clear" w:pos="720"/>
              <w:tab w:val="right" w:pos="8786" w:leader="dot"/>
            </w:tabs>
            <w:rPr/>
          </w:pPr>
          <w:hyperlink w:anchor="__RefHeading___Toc2018_1920549070">
            <w:r>
              <w:rPr>
                <w:rStyle w:val="IndexLink"/>
              </w:rPr>
              <w:t>4.3.1. Entitet Korisnik</w:t>
              <w:tab/>
              <w:t>11</w:t>
            </w:r>
          </w:hyperlink>
        </w:p>
        <w:p>
          <w:pPr>
            <w:pStyle w:val="TOC3"/>
            <w:tabs>
              <w:tab w:val="clear" w:pos="720"/>
              <w:tab w:val="right" w:pos="8786" w:leader="dot"/>
            </w:tabs>
            <w:rPr/>
          </w:pPr>
          <w:hyperlink w:anchor="__RefHeading___Toc2020_1920549070">
            <w:r>
              <w:rPr>
                <w:rStyle w:val="IndexLink"/>
              </w:rPr>
              <w:t>4.3.2. Entitet Prostor</w:t>
              <w:tab/>
              <w:t>11</w:t>
            </w:r>
          </w:hyperlink>
        </w:p>
        <w:p>
          <w:pPr>
            <w:pStyle w:val="TOC3"/>
            <w:tabs>
              <w:tab w:val="clear" w:pos="720"/>
              <w:tab w:val="right" w:pos="8786" w:leader="dot"/>
            </w:tabs>
            <w:rPr/>
          </w:pPr>
          <w:hyperlink w:anchor="__RefHeading___Toc2022_1920549070">
            <w:r>
              <w:rPr>
                <w:rStyle w:val="IndexLink"/>
              </w:rPr>
              <w:t>4.3.3. Entitet Termin</w:t>
              <w:tab/>
              <w:t>12</w:t>
            </w:r>
          </w:hyperlink>
        </w:p>
        <w:p>
          <w:pPr>
            <w:pStyle w:val="TOC3"/>
            <w:tabs>
              <w:tab w:val="clear" w:pos="720"/>
              <w:tab w:val="right" w:pos="8786" w:leader="dot"/>
            </w:tabs>
            <w:rPr/>
          </w:pPr>
          <w:hyperlink w:anchor="__RefHeading___Toc2024_1920549070">
            <w:r>
              <w:rPr>
                <w:rStyle w:val="IndexLink"/>
              </w:rPr>
              <w:t>4.3.4. Entitet Dogadjaj</w:t>
              <w:tab/>
              <w:t>12</w:t>
            </w:r>
          </w:hyperlink>
        </w:p>
        <w:p>
          <w:pPr>
            <w:pStyle w:val="TOC3"/>
            <w:tabs>
              <w:tab w:val="clear" w:pos="720"/>
              <w:tab w:val="right" w:pos="8786" w:leader="dot"/>
            </w:tabs>
            <w:rPr/>
          </w:pPr>
          <w:hyperlink w:anchor="__RefHeading___Toc2026_1920549070">
            <w:r>
              <w:rPr>
                <w:rStyle w:val="IndexLink"/>
              </w:rPr>
              <w:t>4.3.5. Entitet Ponuda</w:t>
              <w:tab/>
              <w:t>13</w:t>
            </w:r>
          </w:hyperlink>
        </w:p>
        <w:p>
          <w:pPr>
            <w:pStyle w:val="TOC3"/>
            <w:tabs>
              <w:tab w:val="clear" w:pos="720"/>
              <w:tab w:val="right" w:pos="8786" w:leader="dot"/>
            </w:tabs>
            <w:rPr/>
          </w:pPr>
          <w:hyperlink w:anchor="__RefHeading___Toc2028_1920549070">
            <w:r>
              <w:rPr>
                <w:rStyle w:val="IndexLink"/>
              </w:rPr>
              <w:t>4.3.6. Entitet Rezervacija</w:t>
              <w:tab/>
              <w:t>13</w:t>
            </w:r>
          </w:hyperlink>
        </w:p>
        <w:p>
          <w:pPr>
            <w:pStyle w:val="TOC3"/>
            <w:tabs>
              <w:tab w:val="clear" w:pos="720"/>
              <w:tab w:val="right" w:pos="8786" w:leader="dot"/>
            </w:tabs>
            <w:rPr/>
          </w:pPr>
          <w:hyperlink w:anchor="__RefHeading___Toc2030_1920549070">
            <w:r>
              <w:rPr>
                <w:rStyle w:val="IndexLink"/>
              </w:rPr>
              <w:t>4.3.7. Entitet Gost</w:t>
              <w:tab/>
              <w:t>14</w:t>
            </w:r>
          </w:hyperlink>
        </w:p>
        <w:p>
          <w:pPr>
            <w:pStyle w:val="TOC2"/>
            <w:tabs>
              <w:tab w:val="clear" w:pos="720"/>
              <w:tab w:val="right" w:pos="8786" w:leader="dot"/>
            </w:tabs>
            <w:rPr/>
          </w:pPr>
          <w:hyperlink w:anchor="__RefHeading___Toc2032_1920549070">
            <w:r>
              <w:rPr>
                <w:rStyle w:val="IndexLink"/>
              </w:rPr>
              <w:t>4.4. Veze u ER modelu</w:t>
              <w:tab/>
              <w:t>14</w:t>
            </w:r>
          </w:hyperlink>
        </w:p>
        <w:p>
          <w:pPr>
            <w:pStyle w:val="TOC3"/>
            <w:tabs>
              <w:tab w:val="clear" w:pos="720"/>
              <w:tab w:val="right" w:pos="8786" w:leader="dot"/>
            </w:tabs>
            <w:rPr/>
          </w:pPr>
          <w:hyperlink w:anchor="__RefHeading___Toc2034_1920549070">
            <w:r>
              <w:rPr>
                <w:rStyle w:val="IndexLink"/>
              </w:rPr>
              <w:t>4.4.1. Veza KorisnikProstor</w:t>
              <w:tab/>
              <w:t>14</w:t>
            </w:r>
          </w:hyperlink>
        </w:p>
        <w:p>
          <w:pPr>
            <w:pStyle w:val="TOC3"/>
            <w:tabs>
              <w:tab w:val="clear" w:pos="720"/>
              <w:tab w:val="right" w:pos="8786" w:leader="dot"/>
            </w:tabs>
            <w:rPr/>
          </w:pPr>
          <w:hyperlink w:anchor="__RefHeading___Toc2036_1920549070">
            <w:r>
              <w:rPr>
                <w:rStyle w:val="IndexLink"/>
              </w:rPr>
              <w:t>4.4.2. Veza ProstorTermin</w:t>
              <w:tab/>
              <w:t>15</w:t>
            </w:r>
          </w:hyperlink>
        </w:p>
        <w:p>
          <w:pPr>
            <w:pStyle w:val="TOC3"/>
            <w:tabs>
              <w:tab w:val="clear" w:pos="720"/>
              <w:tab w:val="right" w:pos="8786" w:leader="dot"/>
            </w:tabs>
            <w:rPr/>
          </w:pPr>
          <w:hyperlink w:anchor="__RefHeading___Toc2038_1920549070">
            <w:r>
              <w:rPr>
                <w:rStyle w:val="IndexLink"/>
              </w:rPr>
              <w:t>4.4.3. Veza KorisnikDogadjaj</w:t>
              <w:tab/>
              <w:t>15</w:t>
            </w:r>
          </w:hyperlink>
        </w:p>
        <w:p>
          <w:pPr>
            <w:pStyle w:val="TOC3"/>
            <w:tabs>
              <w:tab w:val="clear" w:pos="720"/>
              <w:tab w:val="right" w:pos="8786" w:leader="dot"/>
            </w:tabs>
            <w:rPr/>
          </w:pPr>
          <w:hyperlink w:anchor="__RefHeading___Toc2040_1920549070">
            <w:r>
              <w:rPr>
                <w:rStyle w:val="IndexLink"/>
              </w:rPr>
              <w:t>4.4.4. Veza KorisnikPonuda</w:t>
              <w:tab/>
              <w:t>16</w:t>
            </w:r>
          </w:hyperlink>
        </w:p>
        <w:p>
          <w:pPr>
            <w:pStyle w:val="TOC3"/>
            <w:tabs>
              <w:tab w:val="clear" w:pos="720"/>
              <w:tab w:val="right" w:pos="8786" w:leader="dot"/>
            </w:tabs>
            <w:rPr/>
          </w:pPr>
          <w:hyperlink w:anchor="__RefHeading___Toc2042_1920549070">
            <w:r>
              <w:rPr>
                <w:rStyle w:val="IndexLink"/>
              </w:rPr>
              <w:t>4.4.5. Veza DogadjajPonuda</w:t>
              <w:tab/>
              <w:t>16</w:t>
            </w:r>
          </w:hyperlink>
        </w:p>
        <w:p>
          <w:pPr>
            <w:pStyle w:val="TOC3"/>
            <w:tabs>
              <w:tab w:val="clear" w:pos="720"/>
              <w:tab w:val="right" w:pos="8786" w:leader="dot"/>
            </w:tabs>
            <w:rPr/>
          </w:pPr>
          <w:hyperlink w:anchor="__RefHeading___Toc2044_1920549070">
            <w:r>
              <w:rPr>
                <w:rStyle w:val="IndexLink"/>
              </w:rPr>
              <w:t>4.4.6. Veza seOdržava</w:t>
              <w:tab/>
              <w:t>16</w:t>
            </w:r>
          </w:hyperlink>
        </w:p>
        <w:p>
          <w:pPr>
            <w:pStyle w:val="TOC3"/>
            <w:tabs>
              <w:tab w:val="clear" w:pos="720"/>
              <w:tab w:val="right" w:pos="8786" w:leader="dot"/>
            </w:tabs>
            <w:rPr/>
          </w:pPr>
          <w:hyperlink w:anchor="__RefHeading___Toc2046_1920549070">
            <w:r>
              <w:rPr>
                <w:rStyle w:val="IndexLink"/>
              </w:rPr>
              <w:t>4.4.7. Veza JeZakazan</w:t>
              <w:tab/>
              <w:t>17</w:t>
            </w:r>
          </w:hyperlink>
        </w:p>
        <w:p>
          <w:pPr>
            <w:pStyle w:val="TOC3"/>
            <w:tabs>
              <w:tab w:val="clear" w:pos="720"/>
              <w:tab w:val="right" w:pos="8786" w:leader="dot"/>
            </w:tabs>
            <w:rPr/>
          </w:pPr>
          <w:hyperlink w:anchor="__RefHeading___Toc2048_1920549070">
            <w:r>
              <w:rPr>
                <w:rStyle w:val="IndexLink"/>
              </w:rPr>
              <w:t>4.4.8. Veza Rezervirao</w:t>
              <w:tab/>
              <w:t>17</w:t>
            </w:r>
          </w:hyperlink>
        </w:p>
        <w:p>
          <w:pPr>
            <w:pStyle w:val="TOC3"/>
            <w:tabs>
              <w:tab w:val="clear" w:pos="720"/>
              <w:tab w:val="right" w:pos="8786" w:leader="dot"/>
            </w:tabs>
            <w:rPr/>
          </w:pPr>
          <w:hyperlink w:anchor="__RefHeading___Toc2050_1920549070">
            <w:r>
              <w:rPr>
                <w:rStyle w:val="IndexLink"/>
              </w:rPr>
              <w:t>4.4.9. Veza SeOdvija</w:t>
              <w:tab/>
              <w:t>18</w:t>
            </w:r>
          </w:hyperlink>
        </w:p>
        <w:p>
          <w:pPr>
            <w:pStyle w:val="TOC3"/>
            <w:tabs>
              <w:tab w:val="clear" w:pos="720"/>
              <w:tab w:val="right" w:pos="8786" w:leader="dot"/>
            </w:tabs>
            <w:rPr/>
          </w:pPr>
          <w:hyperlink w:anchor="__RefHeading___Toc2052_1920549070">
            <w:r>
              <w:rPr>
                <w:rStyle w:val="IndexLink"/>
              </w:rPr>
              <w:t>4.4.10. Veza RezervacijaGost</w:t>
              <w:tab/>
              <w:t>18</w:t>
            </w:r>
          </w:hyperlink>
        </w:p>
        <w:p>
          <w:pPr>
            <w:pStyle w:val="TOC3"/>
            <w:tabs>
              <w:tab w:val="clear" w:pos="720"/>
              <w:tab w:val="right" w:pos="8786" w:leader="dot"/>
            </w:tabs>
            <w:rPr/>
          </w:pPr>
          <w:hyperlink w:anchor="__RefHeading___Toc4129_723378845">
            <w:r>
              <w:rPr>
                <w:rStyle w:val="IndexLink"/>
              </w:rPr>
              <w:t>4.4.11. ENUM tablice</w:t>
              <w:tab/>
              <w:t>19</w:t>
            </w:r>
          </w:hyperlink>
        </w:p>
        <w:p>
          <w:pPr>
            <w:pStyle w:val="TOC1"/>
            <w:tabs>
              <w:tab w:val="clear" w:pos="720"/>
              <w:tab w:val="right" w:pos="8786" w:leader="dot"/>
            </w:tabs>
            <w:rPr/>
          </w:pPr>
          <w:hyperlink w:anchor="__RefHeading___Toc4133_723378845">
            <w:r>
              <w:rPr>
                <w:rStyle w:val="IndexLink"/>
              </w:rPr>
              <w:t>5. Implementacija i korisničko sučelje</w:t>
              <w:tab/>
              <w:t>21</w:t>
            </w:r>
          </w:hyperlink>
        </w:p>
        <w:p>
          <w:pPr>
            <w:pStyle w:val="TOC2"/>
            <w:tabs>
              <w:tab w:val="clear" w:pos="720"/>
              <w:tab w:val="right" w:pos="8786" w:leader="dot"/>
            </w:tabs>
            <w:rPr/>
          </w:pPr>
          <w:hyperlink w:anchor="__RefHeading___Toc4135_723378845">
            <w:r>
              <w:rPr>
                <w:rStyle w:val="IndexLink"/>
              </w:rPr>
              <w:t>5.1. Korišteni alati i tehnologije.</w:t>
              <w:tab/>
              <w:t>21</w:t>
            </w:r>
          </w:hyperlink>
        </w:p>
        <w:p>
          <w:pPr>
            <w:pStyle w:val="TOC2"/>
            <w:tabs>
              <w:tab w:val="clear" w:pos="720"/>
              <w:tab w:val="right" w:pos="8786" w:leader="dot"/>
            </w:tabs>
            <w:rPr/>
          </w:pPr>
          <w:hyperlink w:anchor="__RefHeading___Toc4137_723378845">
            <w:r>
              <w:rPr>
                <w:rStyle w:val="IndexLink"/>
              </w:rPr>
              <w:t>5.2. Korisničke upute</w:t>
              <w:tab/>
              <w:t>21</w:t>
            </w:r>
          </w:hyperlink>
        </w:p>
        <w:p>
          <w:pPr>
            <w:pStyle w:val="TOC2"/>
            <w:tabs>
              <w:tab w:val="clear" w:pos="720"/>
              <w:tab w:val="right" w:pos="8786" w:leader="dot"/>
            </w:tabs>
            <w:rPr/>
          </w:pPr>
          <w:hyperlink w:anchor="__RefHeading___Toc2054_1920549070">
            <w:r>
              <w:rPr>
                <w:rStyle w:val="IndexLink"/>
              </w:rPr>
              <w:t>5.3. Organizator</w:t>
              <w:tab/>
              <w:t>22</w:t>
            </w:r>
          </w:hyperlink>
        </w:p>
        <w:p>
          <w:pPr>
            <w:pStyle w:val="TOC2"/>
            <w:tabs>
              <w:tab w:val="clear" w:pos="720"/>
              <w:tab w:val="right" w:pos="8786" w:leader="dot"/>
            </w:tabs>
            <w:rPr/>
          </w:pPr>
          <w:hyperlink w:anchor="__RefHeading___Toc4141_723378845">
            <w:r>
              <w:rPr>
                <w:rStyle w:val="IndexLink"/>
              </w:rPr>
              <w:t>5.4. Kupac</w:t>
              <w:tab/>
              <w:t>30</w:t>
            </w:r>
          </w:hyperlink>
        </w:p>
        <w:p>
          <w:pPr>
            <w:pStyle w:val="TOC1"/>
            <w:tabs>
              <w:tab w:val="clear" w:pos="720"/>
              <w:tab w:val="right" w:pos="8786" w:leader="dot"/>
            </w:tabs>
            <w:rPr/>
          </w:pPr>
          <w:hyperlink w:anchor="__RefHeading___Toc4143_723378845">
            <w:r>
              <w:rPr>
                <w:rStyle w:val="IndexLink"/>
              </w:rPr>
              <w:t>6. Moguće promjene i nadogradnje sustava</w:t>
              <w:tab/>
              <w:t>35</w:t>
            </w:r>
          </w:hyperlink>
        </w:p>
        <w:p>
          <w:pPr>
            <w:pStyle w:val="TOC1"/>
            <w:tabs>
              <w:tab w:val="clear" w:pos="720"/>
              <w:tab w:val="right" w:pos="8786" w:leader="dot"/>
            </w:tabs>
            <w:rPr/>
          </w:pPr>
          <w:hyperlink w:anchor="__RefHeading___Toc23263739">
            <w:r>
              <w:rPr>
                <w:rStyle w:val="IndexLink"/>
              </w:rPr>
              <w:t>Zaključak</w:t>
              <w:tab/>
              <w:t>36</w:t>
            </w:r>
          </w:hyperlink>
        </w:p>
        <w:p>
          <w:pPr>
            <w:pStyle w:val="TOC1"/>
            <w:tabs>
              <w:tab w:val="clear" w:pos="720"/>
              <w:tab w:val="right" w:pos="8786" w:leader="dot"/>
            </w:tabs>
            <w:rPr/>
          </w:pPr>
          <w:hyperlink w:anchor="__RefHeading___Toc23263740">
            <w:r>
              <w:rPr>
                <w:rStyle w:val="IndexLink"/>
              </w:rPr>
              <w:t>Literatura</w:t>
              <w:tab/>
              <w:t>37</w:t>
            </w:r>
          </w:hyperlink>
        </w:p>
        <w:p>
          <w:pPr>
            <w:pStyle w:val="TOC1"/>
            <w:tabs>
              <w:tab w:val="clear" w:pos="720"/>
              <w:tab w:val="right" w:pos="8786" w:leader="dot"/>
            </w:tabs>
            <w:rPr/>
          </w:pPr>
          <w:hyperlink w:anchor="__RefHeading___Toc2056_1920549070">
            <w:r>
              <w:rPr>
                <w:rStyle w:val="IndexLink"/>
              </w:rPr>
              <w:t>Sažetak</w:t>
              <w:tab/>
              <w:t>39</w:t>
            </w:r>
          </w:hyperlink>
        </w:p>
        <w:p>
          <w:pPr>
            <w:pStyle w:val="TOC1"/>
            <w:tabs>
              <w:tab w:val="clear" w:pos="720"/>
              <w:tab w:val="right" w:pos="8786" w:leader="dot"/>
            </w:tabs>
            <w:rPr/>
          </w:pPr>
          <w:hyperlink w:anchor="__RefHeading___Toc23263742">
            <w:r>
              <w:rPr>
                <w:rStyle w:val="IndexLink"/>
              </w:rPr>
              <w:t>Summary</w:t>
              <w:tab/>
              <w:t>40</w:t>
            </w:r>
          </w:hyperlink>
          <w:r>
            <w:rPr>
              <w:rStyle w:val="IndexLink"/>
            </w:rPr>
            <w:fldChar w:fldCharType="end"/>
          </w:r>
        </w:p>
      </w:sdtContent>
    </w:sdt>
    <w:p>
      <w:pPr>
        <w:sectPr>
          <w:headerReference w:type="default" r:id="rId5"/>
          <w:headerReference w:type="first" r:id="rId6"/>
          <w:footerReference w:type="default" r:id="rId7"/>
          <w:footerReference w:type="first" r:id="rId8"/>
          <w:type w:val="nextPage"/>
          <w:pgSz w:w="11906" w:h="16838"/>
          <w:pgMar w:left="1701" w:right="1418" w:gutter="0" w:header="851" w:top="1418" w:footer="567" w:bottom="1418"/>
          <w:pgNumType w:fmt="lowerRoman"/>
          <w:formProt w:val="false"/>
          <w:titlePg/>
          <w:textDirection w:val="lrTb"/>
          <w:docGrid w:type="default" w:linePitch="360" w:charSpace="0"/>
        </w:sectPr>
        <w:pStyle w:val="TOCHeading"/>
        <w:rPr/>
      </w:pPr>
      <w:r>
        <w:rPr/>
      </w:r>
    </w:p>
    <w:p>
      <w:pPr>
        <w:pStyle w:val="Heading1"/>
        <w:numPr>
          <w:ilvl w:val="0"/>
          <w:numId w:val="0"/>
        </w:numPr>
        <w:ind w:hanging="0" w:start="0"/>
        <w:rPr/>
      </w:pPr>
      <w:bookmarkStart w:id="1" w:name="__RefHeading___Toc23263729"/>
      <w:bookmarkEnd w:id="1"/>
      <w:r>
        <w:rPr/>
        <w:t>Uvod</w:t>
      </w:r>
    </w:p>
    <w:p>
      <w:pPr>
        <w:pStyle w:val="BodyText"/>
        <w:rPr/>
      </w:pPr>
      <w:r>
        <w:rPr/>
        <w:t>Tijekom posljednjih godina tržište turističkih rezervacija i iznajmljivanja nekretnina doživjelo je značajan porast, ponajprije zahvaljujući ubrzanoj digitalizaciji. Digitalni alati znatno su pojednostavili procese upravljanja rezervacijama te unaprijedili komunikaciju između korisnika i pružatelja usluga. Sustavi za upravljanje rezervacijama danas predstavljaju ključan alat za subjekte u tercijarnom gospodarskom sektoru.</w:t>
      </w:r>
    </w:p>
    <w:p>
      <w:pPr>
        <w:pStyle w:val="BodyText"/>
        <w:rPr/>
      </w:pPr>
      <w:r>
        <w:rPr/>
        <w:t>Osim u turizmu, sustavi za rezervaciju sve se češće koriste i u kontekstu kulturnih, glazbenih i društvenih događanja. Organizatori koncerata i drugih javnih okupljanja suočavaju se s potrebom za učinkovitom logistikom i transparentnim vođenjem evidencije posjetitelja, kako bi omogućili optimalnu prodaju ulaznica i kvalitetno upravljanje događajem.</w:t>
      </w:r>
    </w:p>
    <w:p>
      <w:pPr>
        <w:pStyle w:val="BodyText"/>
        <w:rPr/>
      </w:pPr>
      <w:r>
        <w:rPr/>
        <w:t>Upravo tim izazovima bavi se aplikacija opisana u ovom radu, koja je namijenjena organizaciji manjih, lokalnih događanja i proslava. Cilj aplikacije je omogućiti organizatorima jednostavnije upravljanje prijavama i evidencijom sudionika, dok korisnicima pruža pregledno i brzo iskustvo rezervacije.</w:t>
      </w:r>
    </w:p>
    <w:p>
      <w:pPr>
        <w:pStyle w:val="BodyText"/>
        <w:rPr/>
      </w:pPr>
      <w:r>
        <w:rPr/>
        <w:t>U ovom radu prikazat će se funkcionalnosti postojećih aplikacija koje djeluju u domeni organizacije događaja i rezervacije termina, s ciljem identificiranja njihovih prednosti i ograničenja. Na temelju uočenih potreba korisnika i mogućnosti za poboljšanje postojećih rješenja, definirani su ciljevi razvojnog projekta. U nastavku su detaljno opisani funkcionalni i nefunkcionalni zahtjevi sustava, arhitektonski pristup, dizajn te implementacija rješenja. Na kraju rada iznose se zaključci o postignutim rezultatima, kao i prijedlozi za moguća unapr</w:t>
      </w:r>
      <w:r>
        <w:rPr/>
        <w:t>i</w:t>
      </w:r>
      <w:r>
        <w:rPr/>
        <w:t>jeđenja i proširenja sustava.</w:t>
      </w:r>
    </w:p>
    <w:p>
      <w:pPr>
        <w:pStyle w:val="Normal"/>
        <w:rPr/>
      </w:pPr>
      <w:r>
        <w:rPr/>
      </w:r>
    </w:p>
    <w:p>
      <w:pPr>
        <w:pStyle w:val="Heading1"/>
        <w:ind w:hanging="0" w:start="0"/>
        <w:rPr/>
      </w:pPr>
      <w:bookmarkStart w:id="2" w:name="__RefHeading___Toc23263730"/>
      <w:bookmarkEnd w:id="2"/>
      <w:r>
        <w:rPr/>
        <w:t>Pregled i analiza postojećih sustava</w:t>
      </w:r>
    </w:p>
    <w:p>
      <w:pPr>
        <w:pStyle w:val="Normal"/>
        <w:rPr/>
      </w:pPr>
      <w:r>
        <w:rPr/>
        <w:t>Predstavit ćemo već postojeće i vodeće svjetske sustave u domeni rezerviranja i raspoređivanja rezervacija. Predstavit ćemo prednosti i mane svakog sustava te objasniti koji dio tržišta i tehnologije pokrivaju.</w:t>
      </w:r>
    </w:p>
    <w:p>
      <w:pPr>
        <w:pStyle w:val="Heading2"/>
        <w:rPr/>
      </w:pPr>
      <w:bookmarkStart w:id="3" w:name="__RefHeading___Toc23263731"/>
      <w:bookmarkEnd w:id="3"/>
      <w:r>
        <w:rPr/>
        <w:t>AirBNB.com</w:t>
      </w:r>
    </w:p>
    <w:p>
      <w:pPr>
        <w:pStyle w:val="Normal"/>
        <w:rPr/>
      </w:pPr>
      <w:r>
        <w:rPr/>
        <w:t>Airbnb je globalna platforma koja se koristi za kratkoročni najam smještaja, a sve češće i za organizaciju manjih događanja poput proslava, okupljanja i „team-buildinga”. Korištenje platforme omogućuje korisnicima velik izbor objekata poput vila i kuća koje često imaju dodatne sadržaje poput bazena, roštilja i prostranih okućnica pogodnih za razna događanja. Komunikacija između korisnika i iznajmljivača odvija se izravno putem poruka unutar aplikacije, što olakšava dogovor oko detalja. Ipak, valja naglasiti da mnogi domaćini ne dopuštaju održavanje proslava u svojim objektima, što zahtijeva dodatnu komunikaciju i provjeru. Također, platforma nije specijalizirana za upravljanje događanjima jer ne nudi alate poput popisa gostiju ili mogućnosti angažiranja dodatnih usluga, budući da je primarno fokusirana na smještaj, a ne na event-industriju.[15]</w:t>
      </w:r>
    </w:p>
    <w:p>
      <w:pPr>
        <w:pStyle w:val="Heading2"/>
        <w:rPr/>
      </w:pPr>
      <w:bookmarkStart w:id="4" w:name="__RefHeading___Toc23263732"/>
      <w:bookmarkEnd w:id="4"/>
      <w:r>
        <w:rPr/>
        <w:t>Trivago.com</w:t>
      </w:r>
    </w:p>
    <w:p>
      <w:pPr>
        <w:pStyle w:val="Normal"/>
        <w:rPr/>
      </w:pPr>
      <w:r>
        <w:rPr/>
        <w:t xml:space="preserve">Trivago je pretraživač koji korisnicima omogućuje usporedbu cijena hotelskog smještaja s različitih internetskih stranica. Koristan je prilikom traženja smještaja za goste koji dolaze na neki događaj, osobito kada se traži najbolja cijena u određenom terminu. Njegova prednost je u brzom i jednostavnom pronalaženju smještaja putem poveznica na druge platforme kao što su Booking.com i Expedia. Međutim, Trivago ne nudi mogućnost izravne komunikacije s iznajmljivačem niti bilo koje funkcionalnosti vezane uz organizaciju samog događanja. Fokusiran je isključivo na hotelski smještaj, bez dodatnih opcija za prilagodbu sadržaja potrebama </w:t>
      </w:r>
      <w:r>
        <w:rPr>
          <w:i/>
        </w:rPr>
        <w:t>eventa</w:t>
      </w:r>
      <w:r>
        <w:rPr/>
        <w:t xml:space="preserve"> ili posebnih uvjeta. [16]</w:t>
      </w:r>
    </w:p>
    <w:p>
      <w:pPr>
        <w:pStyle w:val="Heading2"/>
        <w:rPr/>
      </w:pPr>
      <w:bookmarkStart w:id="5" w:name="__RefHeading___Toc23263733"/>
      <w:bookmarkEnd w:id="5"/>
      <w:r>
        <w:rPr/>
        <w:t>Njuškalo.hr/nekretnine</w:t>
      </w:r>
    </w:p>
    <w:p>
      <w:pPr>
        <w:pStyle w:val="Normal"/>
        <w:rPr/>
      </w:pPr>
      <w:r>
        <w:rPr/>
        <w:t xml:space="preserve">Njuškalo je najpoznatija hrvatska oglasna platforma koja, između ostalog, nudi mogućnost pronalaska prostora za proslave, vjenčanja, rođendane i slična događanja. Prednost korištenja Njuškala je širok izbor prostora koji su većinom jasno označeni kao pogodni za proslave te mogućnost direktnog kontakta s vlasnicima putem telefona ili </w:t>
      </w:r>
      <w:r>
        <w:rPr/>
        <w:t>elektroničke pošte</w:t>
      </w:r>
      <w:r>
        <w:rPr/>
        <w:t xml:space="preserve">. Dogovori su često fleksibilni i individualni, što korisnicima omogućuje pregovore oko cijene, termina i dodatnih sadržaja. Ipak, platforma nema ugrađen sustav za rezervacije, što otežava praćenje dostupnosti i potvrdu termina. Komunikacija se odvija izvan same aplikacije što može dovesti do nejasnoća ili nedostatka transparentnosti, a ažurnost oglasa nije uvijek zajamčena. Na prostoru Hrvatske  prostori za proslave ne nalaze se na jednom mjestu tako da korisnici često moraju </w:t>
      </w:r>
      <w:r>
        <w:rPr/>
        <w:t>pretraživati</w:t>
      </w:r>
      <w:r>
        <w:rPr/>
        <w:t xml:space="preserve"> i puno izvan okvira Njuškala (kao što je Facebook marketplace itd.) čime se znatno povećava vrijeme i trud koji korisnik mora uložiti da bi rezervirao prostor za proslavu jer je Njuškalo pretežito namijenjen za iznajmljivanje prostora za generalne potrebe, a ne specifično za događaje. [17]</w:t>
      </w:r>
    </w:p>
    <w:p>
      <w:pPr>
        <w:pStyle w:val="Heading2"/>
        <w:rPr/>
      </w:pPr>
      <w:bookmarkStart w:id="6" w:name="__RefHeading___Toc23263735"/>
      <w:bookmarkEnd w:id="6"/>
      <w:r>
        <w:rPr/>
        <w:t>Booking.com</w:t>
      </w:r>
    </w:p>
    <w:p>
      <w:pPr>
        <w:pStyle w:val="Normal"/>
        <w:rPr/>
      </w:pPr>
      <w:r>
        <w:rPr/>
        <w:t xml:space="preserve">Booking.com je svjetski poznata platforma za rezervaciju smještaja, koja uz klasične hotele nudi i vile, apartmane te druge objekte koji se mogu koristiti za organizaciju događaja. Korisnici mogu jednostavno filtrirati objekte prema lokaciji, broju osoba i dodatnim sadržajima, što olakšava odabir smještaja prilagođenog potrebama proslave. Prednost Booking.com-a je u profesionalnom pristupu, jasnim uvjetima rezervacije, mogućnostima otkazivanja i sustavu recenzija koji pomaže u procjeni kvalitete objekta. Ipak, komunikacija s iznajmljivačem često je ograničena i odvija se putem standardiziranih poruka unutar platforme dok mnogi objekti ne navode jasno mogu li se koristiti za organizaciju proslava. Osim toga, platforma nije specijalizirana za </w:t>
      </w:r>
      <w:r>
        <w:rPr>
          <w:i/>
        </w:rPr>
        <w:t>evente</w:t>
      </w:r>
      <w:r>
        <w:rPr/>
        <w:t>, već je primarno usmjerena na turistički smještaj. [18]</w:t>
      </w:r>
    </w:p>
    <w:p>
      <w:pPr>
        <w:pStyle w:val="Heading2"/>
        <w:rPr/>
      </w:pPr>
      <w:bookmarkStart w:id="7" w:name="__RefHeading___Toc23263736"/>
      <w:bookmarkEnd w:id="7"/>
      <w:r>
        <w:rPr/>
        <w:t>Eventim.hr</w:t>
      </w:r>
    </w:p>
    <w:p>
      <w:pPr>
        <w:pStyle w:val="Normal"/>
        <w:rPr/>
      </w:pPr>
      <w:r>
        <w:rPr/>
        <w:t>Eventim.hr je vodeća hrvatska platforma za prodaju ulaznica za koncerte, festivale, sportske manifestacije i druga javna događanja. Njezina najveća prednost je profesionalan sustav prodaje karata, velika posjećenost i pouzdana distribucija, što omogućuje široku vidljivost i kontrolu nad prodajom ulaznica. Platforma je povezana s brojnim organizatorima i lokacijama, što dodatno olakšava plasman događanja na tržište. Ipak, Eventim nije namijenjen manjim privatnim događanjima, već je usredotočen isključivo na velike javne događaje. Komunikacija s organizatorom je često službena ili automatizirana, bez izravne razmjene informacija između korisnika i organizatora. Također, platforma ne nudi mogućnosti najma prostora niti upravljanja logistikom događaja što ograničava njezinu primjenu u kontekstu sveukupne organizacije događanja. [19]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hanging="0" w:start="0"/>
        <w:rPr/>
      </w:pPr>
      <w:bookmarkStart w:id="8" w:name="__RefHeading___Toc4101_723378845"/>
      <w:bookmarkEnd w:id="8"/>
      <w:r>
        <w:rPr/>
        <w:t>Specifikacija sustava</w:t>
      </w:r>
    </w:p>
    <w:p>
      <w:pPr>
        <w:pStyle w:val="BodyText"/>
        <w:rPr/>
      </w:pPr>
      <w:r>
        <w:rPr/>
        <w:t xml:space="preserve">U ovom dijelu poglavlja opisana je osnovna logika rada aplikacije koja uključuje dvije ključne korisničke uloge: </w:t>
      </w:r>
      <w:r>
        <w:rPr>
          <w:rStyle w:val="Strong"/>
        </w:rPr>
        <w:t>organizatora</w:t>
      </w:r>
      <w:r>
        <w:rPr/>
        <w:t xml:space="preserve"> i </w:t>
      </w:r>
      <w:r>
        <w:rPr>
          <w:rStyle w:val="Strong"/>
        </w:rPr>
        <w:t>kupca</w:t>
      </w:r>
      <w:r>
        <w:rPr/>
        <w:t>. Organizatori predstavljaju korisnike upoznate s industrijom zabave i najma nekretnina, a koji svoje znanje i iskustvo koriste za planiranje i realizaciju različitih vrsta događanja. S druge strane, kupci su korisnici koji imaju potrebu za organizacijom privatne proslave ili događaja, ali ne raspolažu vremenom, znanjem ili iskustvom potrebnim za samostalno planiranje.</w:t>
      </w:r>
    </w:p>
    <w:p>
      <w:pPr>
        <w:pStyle w:val="BodyText"/>
        <w:rPr/>
      </w:pPr>
      <w:r>
        <w:rPr/>
        <w:t xml:space="preserve">Organizatori unutar sustava definiraju događaje pružajući informacije o prostoru, ponudama (npr. </w:t>
      </w:r>
      <w:r>
        <w:rPr/>
        <w:t>hrana, piće</w:t>
      </w:r>
      <w:r>
        <w:rPr/>
        <w:t>, dekoracije, osoblje), dostupnim terminima i ukupnoj cijeni, pri čemu cijena uključuje i odgovarajuću organizacijsku naknadu. Kupci pretražuju i odabiru odgovarajući događaj na temelju vlastitih kriterija, unose popis gostiju te pristupaju postupku rezervacije.</w:t>
      </w:r>
    </w:p>
    <w:p>
      <w:pPr>
        <w:pStyle w:val="BodyText"/>
        <w:rPr/>
      </w:pPr>
      <w:r>
        <w:rPr/>
        <w:t>Sustav uključuje i mehanizam otkaznog roka: rezervacija mora biti potvrđena uplatom unutar zadanog vremenskog perioda. U slučaju neizvršene uplate unutar otkaznog roka, sustav automatski otkazuje rezervaciju.</w:t>
      </w:r>
    </w:p>
    <w:p>
      <w:pPr>
        <w:pStyle w:val="Heading2"/>
        <w:rPr/>
      </w:pPr>
      <w:bookmarkStart w:id="9" w:name="__RefHeading___Toc4103_723378845"/>
      <w:bookmarkEnd w:id="9"/>
      <w:r>
        <w:rPr/>
        <w:t>Funkcionalni zahtjevi</w:t>
      </w:r>
    </w:p>
    <w:p>
      <w:pPr>
        <w:pStyle w:val="Normal"/>
        <w:rPr/>
      </w:pPr>
      <w:r>
        <w:rPr/>
        <w:t>Aktori i njihovi funkcionalni zahtjevi:</w:t>
      </w:r>
    </w:p>
    <w:p>
      <w:pPr>
        <w:pStyle w:val="bullet1"/>
        <w:numPr>
          <w:ilvl w:val="0"/>
          <w:numId w:val="9"/>
        </w:numPr>
        <w:rPr>
          <w:lang w:val="hr-HR"/>
        </w:rPr>
      </w:pPr>
      <w:r>
        <w:rPr>
          <w:lang w:val="hr-HR"/>
        </w:rPr>
        <w:t>Organizator</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prostore, ponude, događaje, rezervacije i termine vezane za njegove događaje</w:t>
      </w:r>
    </w:p>
    <w:p>
      <w:pPr>
        <w:pStyle w:val="bullet1"/>
        <w:numPr>
          <w:ilvl w:val="1"/>
          <w:numId w:val="9"/>
        </w:numPr>
        <w:rPr>
          <w:lang w:val="hr-HR"/>
        </w:rPr>
      </w:pPr>
      <w:r>
        <w:rPr>
          <w:lang w:val="hr-HR"/>
        </w:rPr>
        <w:t xml:space="preserve">Može kreirati, brisati i dodavati događaje, ponude, prostore </w:t>
      </w:r>
    </w:p>
    <w:p>
      <w:pPr>
        <w:pStyle w:val="bullet1"/>
        <w:numPr>
          <w:ilvl w:val="1"/>
          <w:numId w:val="9"/>
        </w:numPr>
        <w:rPr>
          <w:lang w:val="hr-HR"/>
        </w:rPr>
      </w:pPr>
      <w:r>
        <w:rPr>
          <w:lang w:val="hr-HR"/>
        </w:rPr>
        <w:t>Može kreirati, brisati i dodavati termine vezane za prostore</w:t>
      </w:r>
    </w:p>
    <w:p>
      <w:pPr>
        <w:pStyle w:val="bullet1"/>
        <w:numPr>
          <w:ilvl w:val="1"/>
          <w:numId w:val="9"/>
        </w:numPr>
        <w:rPr>
          <w:lang w:val="hr-HR"/>
        </w:rPr>
      </w:pPr>
      <w:r>
        <w:rPr>
          <w:lang w:val="hr-HR"/>
        </w:rPr>
        <w:t xml:space="preserve">Može dodavati termine za postojeći prostor </w:t>
      </w:r>
      <w:r>
        <w:rPr>
          <w:lang w:val="hr-HR"/>
        </w:rPr>
        <w:t>po odabranom predlošku</w:t>
      </w:r>
      <w:r>
        <w:rPr>
          <w:lang w:val="hr-HR"/>
        </w:rPr>
        <w:t xml:space="preserve"> odabirom frekvencije pojavljivanja i trajanja termina. (na primjer, sljedećih mjesec dana radnim danima prostor je slobodan od 9:00 – 17:00)</w:t>
      </w:r>
    </w:p>
    <w:p>
      <w:pPr>
        <w:pStyle w:val="bullet1"/>
        <w:numPr>
          <w:ilvl w:val="1"/>
          <w:numId w:val="9"/>
        </w:numPr>
        <w:rPr>
          <w:lang w:val="hr-HR"/>
        </w:rPr>
      </w:pPr>
      <w:r>
        <w:rPr>
          <w:lang w:val="hr-HR"/>
        </w:rPr>
        <w:t>Može otkazati ili potvrditi rezervaciju</w:t>
      </w:r>
    </w:p>
    <w:p>
      <w:pPr>
        <w:pStyle w:val="bullet1"/>
        <w:numPr>
          <w:ilvl w:val="0"/>
          <w:numId w:val="9"/>
        </w:numPr>
        <w:rPr>
          <w:lang w:val="hr-HR"/>
        </w:rPr>
      </w:pPr>
      <w:r>
        <w:rPr>
          <w:lang w:val="hr-HR"/>
        </w:rPr>
        <w:t xml:space="preserve">Kupac </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svoje prošle rezervacije i događaje koje su organizatori kreirali</w:t>
      </w:r>
    </w:p>
    <w:p>
      <w:pPr>
        <w:pStyle w:val="bullet1"/>
        <w:numPr>
          <w:ilvl w:val="1"/>
          <w:numId w:val="9"/>
        </w:numPr>
        <w:rPr>
          <w:lang w:val="hr-HR"/>
        </w:rPr>
      </w:pPr>
      <w:r>
        <w:rPr>
          <w:lang w:val="hr-HR"/>
        </w:rPr>
        <w:t>Rezervirati događaj uz postojeće termine iz postojećih događaja</w:t>
      </w:r>
    </w:p>
    <w:p>
      <w:pPr>
        <w:pStyle w:val="bullet1"/>
        <w:numPr>
          <w:ilvl w:val="1"/>
          <w:numId w:val="9"/>
        </w:numPr>
        <w:rPr>
          <w:lang w:val="hr-HR"/>
        </w:rPr>
      </w:pPr>
      <w:r>
        <w:rPr>
          <w:lang w:val="hr-HR"/>
        </w:rPr>
        <w:t>Dodati goste na događaj</w:t>
      </w:r>
    </w:p>
    <w:p>
      <w:pPr>
        <w:pStyle w:val="bullet1"/>
        <w:numPr>
          <w:ilvl w:val="1"/>
          <w:numId w:val="9"/>
        </w:numPr>
        <w:rPr>
          <w:lang w:val="hr-HR"/>
        </w:rPr>
      </w:pPr>
      <w:r>
        <w:rPr>
          <w:lang w:val="hr-HR"/>
        </w:rPr>
        <w:t>Može platiti i otkazati rezervaciju</w:t>
      </w:r>
    </w:p>
    <w:p>
      <w:pPr>
        <w:pStyle w:val="Heading2"/>
        <w:rPr/>
      </w:pPr>
      <w:bookmarkStart w:id="10" w:name="__RefHeading___Toc4105_723378845"/>
      <w:bookmarkEnd w:id="10"/>
      <w:r>
        <w:rPr/>
        <w:t>Ostali zahtjevi</w:t>
      </w:r>
    </w:p>
    <w:p>
      <w:pPr>
        <w:pStyle w:val="BodyText"/>
        <w:rPr/>
      </w:pPr>
      <w:r>
        <w:rPr/>
        <w:t>Aplikacija omogućuje paralelan rad većeg broja korisnika čime se osigurava da više kupaca i organizatora može u isto vrijeme pristupati funkcionalnostima sustava bez usporavanja ili prekida rada. Korisničko sučelje aplikacije mora biti responzivno, odnosno automatski se prilagođavati različitim veličinama zaslona, uključujući mobilne uređaje, tablete i stolna računala, kako bi se osigurala pristupačnost i dobra korisnička iskustva.</w:t>
      </w:r>
    </w:p>
    <w:p>
      <w:pPr>
        <w:pStyle w:val="BodyText"/>
        <w:rPr/>
      </w:pPr>
      <w:r>
        <w:rPr/>
        <w:t>Autentifikacija korisnika (organizatora i kupca) provodi se putem korisničkog imena i lozinke koji su individualno dodijeljeni svakom korisniku sustava, a svi zahtjevi prema aplikaciji moraju se odvijati preko sigurnog HTTPS protokola kako bi se osigurala enkripcija i zaštita prijenosa podataka. Tijekom prijave u sustav potrebno je osigurati sigurnosne mehanizme poput zaštite od pokušaja neovlaštenog pristupa i zaštite osobnih podataka korisnika. Mora se koristiti sustav zaštite pomoću JWT tokena koji se dodjeljuje korisniku unutar svake sesije.</w:t>
      </w:r>
    </w:p>
    <w:p>
      <w:pPr>
        <w:pStyle w:val="BodyText"/>
        <w:rPr/>
      </w:pPr>
      <w:r>
        <w:rPr/>
        <w:t xml:space="preserve">Stabilnost sustava mora biti zajamčena i u slučajevima kada dođe do pogrešnog unosa ili prikaza elemenata korisničkog sučelja, odnosno takvi slučajevi ne smiju utjecati na funkcionalnost i stabilnost cijele aplikacije. Pri unosu podataka vezanih uz događaje (npr. datumi i termini) potrebno je poštivati standardizirani format: za datume </w:t>
      </w:r>
      <w:r>
        <w:rPr>
          <w:rStyle w:val="Strong"/>
        </w:rPr>
        <w:t>dd/mm/yyyy</w:t>
      </w:r>
      <w:r>
        <w:rPr/>
        <w:t xml:space="preserve">, a za vrijeme </w:t>
      </w:r>
      <w:r>
        <w:rPr>
          <w:rStyle w:val="Strong"/>
        </w:rPr>
        <w:t>hh:mm:ss</w:t>
      </w:r>
      <w:r>
        <w:rPr/>
        <w:t>, čime se izbjegavaju nesporazumi i neispravni zapisi u sustavu.</w:t>
      </w:r>
    </w:p>
    <w:p>
      <w:pPr>
        <w:pStyle w:val="BodyText"/>
        <w:rPr/>
      </w:pPr>
      <w:r>
        <w:rPr/>
        <w:t>Svi pristupi bazi podataka, uključujući dohvat podataka o događajima, korisnicima i rezervacijama, moraju se izvršiti unutar zadanog vremenskog okvira koji ne smije biti dulji od 30 sekundi. Osim toga, sustav mora u potpunosti podržavati unos i prikaz sadržaja na hrvatskom jeziku, koristeći hrvatsku abecedu, kako bi korisnici mogli prirodno komunicirati sa sučeljem bez prepreka u jeziku.</w:t>
      </w:r>
    </w:p>
    <w:p>
      <w:pPr>
        <w:pStyle w:val="BodyText"/>
        <w:rPr/>
      </w:pPr>
      <w:r>
        <w:rPr/>
        <w:t xml:space="preserve">Korisničko sučelje aplikacije mora biti implementirano koristeći </w:t>
      </w:r>
      <w:r>
        <w:rPr>
          <w:i/>
        </w:rPr>
        <w:t>frontend</w:t>
      </w:r>
      <w:r>
        <w:rPr/>
        <w:t xml:space="preserve"> </w:t>
      </w:r>
      <w:r>
        <w:rPr>
          <w:i/>
        </w:rPr>
        <w:t xml:space="preserve">framework </w:t>
      </w:r>
      <w:r>
        <w:rPr/>
        <w:t>„</w:t>
      </w:r>
      <w:r>
        <w:rPr>
          <w:rStyle w:val="Strong"/>
        </w:rPr>
        <w:t>React”</w:t>
      </w:r>
      <w:r>
        <w:rPr/>
        <w:t xml:space="preserve">, čime se osigurava modularna struktura, visoka interaktivnost i jednostavno održavanje. S druge strane, poslužiteljski dio aplikacije mora se napraviti pomoću </w:t>
      </w:r>
      <w:r>
        <w:rPr>
          <w:i/>
        </w:rPr>
        <w:t>backend</w:t>
      </w:r>
      <w:r>
        <w:rPr/>
        <w:t xml:space="preserve"> </w:t>
      </w:r>
      <w:r>
        <w:rPr>
          <w:i/>
        </w:rPr>
        <w:t>framework-a</w:t>
      </w:r>
      <w:r>
        <w:rPr/>
        <w:t xml:space="preserve"> „</w:t>
      </w:r>
      <w:r>
        <w:rPr>
          <w:rStyle w:val="Strong"/>
        </w:rPr>
        <w:t>Spring Boot”</w:t>
      </w:r>
      <w:r>
        <w:rPr/>
        <w:t>, koji omogućuje robusno upravljanje pozadinskom logikom, sigurnošću i pristupom podacima.</w:t>
      </w:r>
    </w:p>
    <w:p>
      <w:pPr>
        <w:pStyle w:val="BodyText"/>
        <w:rPr/>
      </w:pPr>
      <w:r>
        <w:rPr/>
        <w:t>Također, sustav mora imati implementirane sigurnosne mjere koje štite osjetljive informacije, osobito tijekom procesa prijave i autentifikacije, uključujući enkripciju lozinki i mehanizme protiv napada poput “brute-force” pokušaja pristupa. [4]</w:t>
      </w:r>
    </w:p>
    <w:p>
      <w:pPr>
        <w:pStyle w:val="BodyText"/>
        <w:rPr/>
      </w:pPr>
      <w:r>
        <w:rPr/>
        <w:t>Uz to, aplikacija mora imati jasno definiranu strukturu korisničkih uloga (npr. organizator i kupac) i odgovarajuće ovlasti pristupa kako bi se spriječilo miješanje uloga i neovlašteni pristup funkcijama koje nisu predviđene za određenu korisničku skupinu.</w:t>
      </w:r>
    </w:p>
    <w:p>
      <w:pPr>
        <w:pStyle w:val="BodyText"/>
        <w:rPr/>
      </w:pPr>
      <w:r>
        <w:rPr/>
        <w:t>Vizualni identitet aplikacije trebao bi biti jednostavan, moderan i dosljedan u svim dijelovima sučelja, s fokusom na intuitivno korisničko iskustvo, posebno za korisnike koji nemaju iskustva u korištenju sličnih digitalnih alata. [5]</w:t>
      </w:r>
    </w:p>
    <w:p>
      <w:pPr>
        <w:pStyle w:val="BodyText"/>
        <w:rPr/>
      </w:pPr>
      <w:r>
        <w:rPr/>
        <w:t>Aplikacija bi trebala omogućiti osnovnu analitiku i statistike za organizatore, poput broja pregleda događaja, rezervacija i povratnih informacija korisnika, čime se podržava daljnje unap</w:t>
      </w:r>
      <w:r>
        <w:rPr/>
        <w:t>r</w:t>
      </w:r>
      <w:r>
        <w:rPr/>
        <w:t>i</w:t>
      </w:r>
      <w:r>
        <w:rPr/>
        <w:t>j</w:t>
      </w:r>
      <w:r>
        <w:rPr/>
        <w:t>eđenje usluga.</w:t>
      </w:r>
    </w:p>
    <w:p>
      <w:pPr>
        <w:pStyle w:val="BodyText"/>
        <w:rPr/>
      </w:pPr>
      <w:r>
        <w:rPr/>
        <w:t>Sustav koristi EUR kao valutu prilikom rezervacije, mora jasno naznačiti fiksnu cijenu prilikom rezervacije, cijenu po osobi koja se mijenja u ovisnosti o broju gostiju i automatski izračunati i precizno predstaviti kupcu kako ne bi postojali nesporazumi prilikom rezervacije samih događaja.</w:t>
      </w:r>
    </w:p>
    <w:p>
      <w:pPr>
        <w:pStyle w:val="BodyText"/>
        <w:rPr/>
      </w:pPr>
      <w:r>
        <w:rPr/>
      </w:r>
    </w:p>
    <w:p>
      <w:pPr>
        <w:pStyle w:val="Heading1"/>
        <w:ind w:hanging="0" w:start="0"/>
        <w:rPr/>
      </w:pPr>
      <w:bookmarkStart w:id="11" w:name="__RefHeading___Toc4107_723378845"/>
      <w:bookmarkEnd w:id="11"/>
      <w:r>
        <w:rPr/>
        <w:t>Arhitektura i dizajn sustava</w:t>
      </w:r>
    </w:p>
    <w:p>
      <w:pPr>
        <w:pStyle w:val="Normal"/>
        <w:rPr/>
      </w:pPr>
      <w:r>
        <w:rPr/>
      </w:r>
      <w:r>
        <mc:AlternateContent>
          <mc:Choice Requires="wps">
            <w:drawing>
              <wp:anchor behindDoc="0" distT="0" distB="0" distL="0" distR="0" simplePos="0" locked="0" layoutInCell="0" allowOverlap="1" relativeHeight="52">
                <wp:simplePos x="0" y="0"/>
                <wp:positionH relativeFrom="column">
                  <wp:posOffset>533400</wp:posOffset>
                </wp:positionH>
                <wp:positionV relativeFrom="paragraph">
                  <wp:posOffset>-189865</wp:posOffset>
                </wp:positionV>
                <wp:extent cx="4260215" cy="3230245"/>
                <wp:effectExtent l="0" t="0" r="0" b="0"/>
                <wp:wrapSquare wrapText="largest"/>
                <wp:docPr id="1" name="Frame1"/>
                <a:graphic xmlns:a="http://schemas.openxmlformats.org/drawingml/2006/main">
                  <a:graphicData uri="http://schemas.microsoft.com/office/word/2010/wordprocessingShape">
                    <wps:wsp>
                      <wps:cNvSpPr txBox="1"/>
                      <wps:spPr>
                        <a:xfrm>
                          <a:off x="0" y="0"/>
                          <a:ext cx="4260215" cy="3230245"/>
                        </a:xfrm>
                        <a:prstGeom prst="rect"/>
                        <a:solidFill>
                          <a:srgbClr val="FFFFFF"/>
                        </a:solidFill>
                      </wps:spPr>
                      <wps:txbx>
                        <w:txbxContent>
                          <w:p>
                            <w:pPr>
                              <w:pStyle w:val="Sl"/>
                              <w:spacing w:before="120" w:after="120"/>
                              <w:rPr/>
                            </w:pPr>
                            <w:bookmarkStart w:id="12" w:name="Ref_Sl.0_label_and_number"/>
                            <w:r>
                              <w:rPr/>
                              <w:drawing>
                                <wp:inline distT="0" distB="0" distL="0" distR="0">
                                  <wp:extent cx="4260215" cy="2814955"/>
                                  <wp:effectExtent l="0" t="0" r="0" b="0"/>
                                  <wp:docPr id="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 descr="" title=""/>
                                          <pic:cNvPicPr>
                                            <a:picLocks noChangeAspect="1" noChangeArrowheads="1"/>
                                          </pic:cNvPicPr>
                                        </pic:nvPicPr>
                                        <pic:blipFill>
                                          <a:blip r:embed="rId9"/>
                                          <a:stretch>
                                            <a:fillRect/>
                                          </a:stretch>
                                        </pic:blipFill>
                                        <pic:spPr bwMode="auto">
                                          <a:xfrm>
                                            <a:off x="0" y="0"/>
                                            <a:ext cx="4260215" cy="28149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4.1</w:t>
                            </w:r>
                            <w:r>
                              <w:rPr/>
                              <w:fldChar w:fldCharType="end"/>
                            </w:r>
                            <w:bookmarkEnd w:id="12"/>
                            <w:r>
                              <w:rPr/>
                              <w:t xml:space="preserve"> </w:t>
                            </w:r>
                            <w:r>
                              <w:rPr/>
                              <w:t>Arhitektura sustava</w:t>
                            </w:r>
                          </w:p>
                        </w:txbxContent>
                      </wps:txbx>
                      <wps:bodyPr anchor="t" lIns="0" tIns="0" rIns="0" bIns="0">
                        <a:noAutofit/>
                      </wps:bodyPr>
                    </wps:wsp>
                  </a:graphicData>
                </a:graphic>
              </wp:anchor>
            </w:drawing>
          </mc:Choice>
          <mc:Fallback>
            <w:pict>
              <v:rect style="position:absolute;rotation:-0;width:335.45pt;height:254.35pt;mso-wrap-distance-left:0pt;mso-wrap-distance-right:0pt;mso-wrap-distance-top:0pt;mso-wrap-distance-bottom:0pt;margin-top:-14.95pt;mso-position-vertical-relative:text;margin-left:42pt;mso-position-horizontal-relative:text">
                <v:textbox inset="0in,0in,0in,0in">
                  <w:txbxContent>
                    <w:p>
                      <w:pPr>
                        <w:pStyle w:val="Sl"/>
                        <w:spacing w:before="120" w:after="120"/>
                        <w:rPr/>
                      </w:pPr>
                      <w:bookmarkStart w:id="13" w:name="Ref_Sl.0_label_and_number"/>
                      <w:r>
                        <w:rPr/>
                        <w:drawing>
                          <wp:inline distT="0" distB="0" distL="0" distR="0">
                            <wp:extent cx="4260215" cy="2814955"/>
                            <wp:effectExtent l="0" t="0" r="0" b="0"/>
                            <wp:docPr id="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0" descr="" title=""/>
                                    <pic:cNvPicPr>
                                      <a:picLocks noChangeAspect="1" noChangeArrowheads="1"/>
                                    </pic:cNvPicPr>
                                  </pic:nvPicPr>
                                  <pic:blipFill>
                                    <a:blip r:embed="rId10"/>
                                    <a:stretch>
                                      <a:fillRect/>
                                    </a:stretch>
                                  </pic:blipFill>
                                  <pic:spPr bwMode="auto">
                                    <a:xfrm>
                                      <a:off x="0" y="0"/>
                                      <a:ext cx="4260215" cy="28149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4.1</w:t>
                      </w:r>
                      <w:r>
                        <w:rPr/>
                        <w:fldChar w:fldCharType="end"/>
                      </w:r>
                      <w:bookmarkEnd w:id="13"/>
                      <w:r>
                        <w:rPr/>
                        <w:t xml:space="preserve"> </w:t>
                      </w:r>
                      <w:r>
                        <w:rPr/>
                        <w:t>Arhitektura sustava</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Web aplikacija sastoji se od korisničkog (</w:t>
      </w:r>
      <w:r>
        <w:rPr>
          <w:i/>
        </w:rPr>
        <w:t>frontend</w:t>
      </w:r>
      <w:r>
        <w:rPr/>
        <w:t>) sučelja, poslužiteljskog (</w:t>
      </w:r>
      <w:r>
        <w:rPr>
          <w:i/>
        </w:rPr>
        <w:t>backend</w:t>
      </w:r>
      <w:r>
        <w:rPr/>
        <w:t>) sučelja i baze podataka (</w:t>
      </w:r>
      <w:r>
        <w:rPr>
          <w:i/>
        </w:rPr>
        <w:t>database</w:t>
      </w:r>
      <w:r>
        <w:rPr/>
        <w:t xml:space="preserve">), koji zajedno čine cjelovit sustav za organizaciju događaja </w:t>
      </w:r>
      <w:r>
        <w:rPr/>
        <w:t>(</w:t>
      </w:r>
      <w:r>
        <w:rPr/>
        <w:fldChar w:fldCharType="begin"/>
      </w:r>
      <w:r>
        <w:rPr/>
        <w:instrText xml:space="preserve"> REF Ref_Sl.0_label_and_number \h </w:instrText>
      </w:r>
      <w:r>
        <w:rPr/>
        <w:fldChar w:fldCharType="separate"/>
      </w:r>
      <w:r>
        <w:rPr/>
        <w:t>Sl. 4.1</w:t>
      </w:r>
      <w:r>
        <w:rPr/>
        <w:fldChar w:fldCharType="end"/>
      </w:r>
      <w:r>
        <w:rPr/>
        <w:t>)</w:t>
      </w:r>
      <w:r>
        <w:rPr/>
        <w:t xml:space="preserve">. Aplikacija je razvijena kao moderna web-aplikacija s jasno odvojenim slojevima prezentacije i logike, pri čemu se komunikacija između klijenta i poslužitelja odvija putem sigurnog </w:t>
      </w:r>
      <w:r>
        <w:rPr>
          <w:rStyle w:val="Strong"/>
        </w:rPr>
        <w:t>HTTPS protokola</w:t>
      </w:r>
      <w:r>
        <w:rPr/>
        <w:t xml:space="preserve">, uz razmjenu podataka u </w:t>
      </w:r>
      <w:r>
        <w:rPr>
          <w:rStyle w:val="Strong"/>
        </w:rPr>
        <w:t>JSON formatu</w:t>
      </w:r>
      <w:r>
        <w:rPr/>
        <w:t xml:space="preserve">. Svi zahtjevi prema poslužitelju koriste </w:t>
      </w:r>
      <w:r>
        <w:rPr>
          <w:rStyle w:val="Strong"/>
        </w:rPr>
        <w:t>Bearer token</w:t>
      </w:r>
      <w:r>
        <w:rPr/>
        <w:t xml:space="preserve"> autentifikaciju, čime se osigurava zaštita korisničkih podataka i sprječava neautorizirani pristup.</w:t>
      </w:r>
    </w:p>
    <w:p>
      <w:pPr>
        <w:pStyle w:val="Heading2"/>
        <w:rPr/>
      </w:pPr>
      <w:bookmarkStart w:id="14" w:name="__RefHeading___Toc4109_723378845"/>
      <w:bookmarkEnd w:id="14"/>
      <w:r>
        <w:rPr>
          <w:rStyle w:val="Strong"/>
          <w:b/>
          <w:bCs/>
        </w:rPr>
        <w:t>Frontend sloj</w:t>
      </w:r>
    </w:p>
    <w:p>
      <w:pPr>
        <w:pStyle w:val="BodyText"/>
        <w:rPr/>
      </w:pPr>
      <w:r>
        <w:rPr/>
        <w:t xml:space="preserve">Korisničko sučelje implementirano je korištenjem </w:t>
      </w:r>
      <w:r>
        <w:rPr>
          <w:rStyle w:val="Strong"/>
        </w:rPr>
        <w:t>React</w:t>
      </w:r>
      <w:r>
        <w:rPr/>
        <w:t xml:space="preserve"> biblioteke u kombinaciji s </w:t>
      </w:r>
      <w:r>
        <w:rPr>
          <w:rStyle w:val="Strong"/>
        </w:rPr>
        <w:t>Vite</w:t>
      </w:r>
      <w:r>
        <w:rPr/>
        <w:t xml:space="preserve"> okruženjem za brzu i efikasnu izradu aplikacije. Za definiranje vizualnog izgleda korišten je </w:t>
      </w:r>
      <w:r>
        <w:rPr>
          <w:rStyle w:val="Strong"/>
        </w:rPr>
        <w:t>Tailwind CSS</w:t>
      </w:r>
      <w:r>
        <w:rPr/>
        <w:t xml:space="preserve">, koji omogućuje modularno i </w:t>
      </w:r>
      <w:r>
        <w:rPr/>
        <w:t>responzivno</w:t>
      </w:r>
      <w:r>
        <w:rPr/>
        <w:t xml:space="preserve"> oblikovanje sučelja. Cijeli frontend pisan je u </w:t>
      </w:r>
      <w:r>
        <w:rPr>
          <w:rStyle w:val="Strong"/>
        </w:rPr>
        <w:t>TypeScriptu</w:t>
      </w:r>
      <w:r>
        <w:rPr/>
        <w:t xml:space="preserve">, čime je omogućena statička provjera tipova i smanjena mogućnost grešaka tijekom razvoja. Rad na korisničkom sučelju odvijao se u razvojnom okruženju </w:t>
      </w:r>
      <w:r>
        <w:rPr>
          <w:rStyle w:val="Strong"/>
        </w:rPr>
        <w:t>Visual Studio Code</w:t>
      </w:r>
      <w:r>
        <w:rPr/>
        <w:t>, koje je omogućilo integraciju svih potrebnih alata i biblioteka. [9, 10]</w:t>
      </w:r>
    </w:p>
    <w:p>
      <w:pPr>
        <w:pStyle w:val="BodyText"/>
        <w:rPr/>
      </w:pPr>
      <w:r>
        <w:rPr/>
        <w:t xml:space="preserve">Aplikacija je dizajnirana kao </w:t>
      </w:r>
      <w:r>
        <w:rPr>
          <w:rStyle w:val="Strong"/>
        </w:rPr>
        <w:t>Single Page Application (SPA)</w:t>
      </w:r>
      <w:r>
        <w:rPr/>
        <w:t xml:space="preserve">, što znači da se većina sadržaja učitava dinamički bez potrebe za ponovnim učitavanjem stranice. React-ova komponentna arhitektura omogućila je jasno razdjeljivanje struktura i lakšu ponovnu upotrebu dijelova korisničkog sučelja. Podaci o trenutno prijavljenom korisniku, kao i privremeni podaci unutar interakcije s aplikacijom, pohranjuju se u </w:t>
      </w:r>
      <w:r>
        <w:rPr>
          <w:rStyle w:val="Strong"/>
        </w:rPr>
        <w:t>lokalnu pohranu preglednika (</w:t>
      </w:r>
      <w:r>
        <w:rPr>
          <w:rStyle w:val="Strong"/>
          <w:i/>
        </w:rPr>
        <w:t>Local Storage</w:t>
      </w:r>
      <w:r>
        <w:rPr>
          <w:rStyle w:val="Strong"/>
        </w:rPr>
        <w:t>)</w:t>
      </w:r>
      <w:r>
        <w:rPr/>
        <w:t xml:space="preserve"> ili </w:t>
      </w:r>
      <w:r>
        <w:rPr>
          <w:rStyle w:val="Strong"/>
        </w:rPr>
        <w:t>memoriju aplikacije</w:t>
      </w:r>
      <w:r>
        <w:rPr/>
        <w:t>, ovisno o njihovoj vrsti i trajanju.</w:t>
      </w:r>
    </w:p>
    <w:p>
      <w:pPr>
        <w:pStyle w:val="Heading2"/>
        <w:rPr/>
      </w:pPr>
      <w:bookmarkStart w:id="15" w:name="__RefHeading___Toc4111_723378845"/>
      <w:bookmarkEnd w:id="15"/>
      <w:r>
        <w:rPr>
          <w:rStyle w:val="Strong"/>
          <w:b/>
          <w:bCs/>
        </w:rPr>
        <w:t>Backend sloj</w:t>
      </w:r>
    </w:p>
    <w:p>
      <w:pPr>
        <w:pStyle w:val="BodyText"/>
        <w:rPr/>
      </w:pPr>
      <w:r>
        <w:rPr/>
        <w:t xml:space="preserve">Poslužiteljski dio aplikacije razvijen je korištenjem </w:t>
      </w:r>
      <w:r>
        <w:rPr>
          <w:rStyle w:val="Strong"/>
        </w:rPr>
        <w:t>Spring Boot</w:t>
      </w:r>
      <w:r>
        <w:rPr/>
        <w:t xml:space="preserve"> okvira, pisan u programskom jeziku </w:t>
      </w:r>
      <w:r>
        <w:rPr>
          <w:rStyle w:val="Strong"/>
        </w:rPr>
        <w:t>Java</w:t>
      </w:r>
      <w:r>
        <w:rPr/>
        <w:t xml:space="preserve">, s upravljanjem projektom i ovisnostima putem </w:t>
      </w:r>
      <w:r>
        <w:rPr>
          <w:rStyle w:val="Strong"/>
        </w:rPr>
        <w:t>Maven</w:t>
      </w:r>
      <w:r>
        <w:rPr/>
        <w:t xml:space="preserve"> paket menadžera. </w:t>
      </w:r>
      <w:r>
        <w:rPr>
          <w:i/>
        </w:rPr>
        <w:t>Backend</w:t>
      </w:r>
      <w:r>
        <w:rPr/>
        <w:t xml:space="preserve"> je razvijan u </w:t>
      </w:r>
      <w:r>
        <w:rPr>
          <w:rStyle w:val="Strong"/>
        </w:rPr>
        <w:t>IntelliJ IDEA</w:t>
      </w:r>
      <w:r>
        <w:rPr/>
        <w:t xml:space="preserve"> razvojnom okruženju, koje je omogućilo napredno upravljanje projektima, </w:t>
      </w:r>
      <w:r>
        <w:rPr/>
        <w:t>otklanjanje pogrešaka</w:t>
      </w:r>
      <w:r>
        <w:rPr/>
        <w:t xml:space="preserve"> i integraciju s vanjskim servisima. [2, 8]</w:t>
      </w:r>
    </w:p>
    <w:p>
      <w:pPr>
        <w:pStyle w:val="BodyText"/>
        <w:rPr/>
      </w:pPr>
      <w:r>
        <w:rPr>
          <w:i/>
        </w:rPr>
        <w:t xml:space="preserve">Backend </w:t>
      </w:r>
      <w:r>
        <w:rPr/>
        <w:t>arhitektura podijeljena je u tri glavna sloja:</w:t>
      </w:r>
    </w:p>
    <w:p>
      <w:pPr>
        <w:pStyle w:val="BodyText"/>
        <w:numPr>
          <w:ilvl w:val="0"/>
          <w:numId w:val="10"/>
        </w:numPr>
        <w:tabs>
          <w:tab w:val="clear" w:pos="720"/>
          <w:tab w:val="left" w:pos="0" w:leader="none"/>
        </w:tabs>
        <w:rPr/>
      </w:pPr>
      <w:r>
        <w:rPr>
          <w:rStyle w:val="Strong"/>
        </w:rPr>
        <w:t>Kontroleri (</w:t>
      </w:r>
      <w:r>
        <w:rPr>
          <w:rStyle w:val="Strong"/>
          <w:i/>
        </w:rPr>
        <w:t>Controllers</w:t>
      </w:r>
      <w:r>
        <w:rPr>
          <w:rStyle w:val="Strong"/>
        </w:rPr>
        <w:t>)</w:t>
      </w:r>
      <w:r>
        <w:rPr/>
        <w:t>: odgovorni su za prihvat HTTP zahtjeva, definiranih putem REST API-ja. Ovi slojevi dekodiraju zahtjeve, validiraju ulazne podatke i prosljeđuju ih servisnom sloju.</w:t>
      </w:r>
    </w:p>
    <w:p>
      <w:pPr>
        <w:pStyle w:val="BodyText"/>
        <w:numPr>
          <w:ilvl w:val="0"/>
          <w:numId w:val="10"/>
        </w:numPr>
        <w:tabs>
          <w:tab w:val="clear" w:pos="720"/>
          <w:tab w:val="left" w:pos="0" w:leader="none"/>
        </w:tabs>
        <w:rPr/>
      </w:pPr>
      <w:r>
        <w:rPr>
          <w:rStyle w:val="Strong"/>
        </w:rPr>
        <w:t>Servisi (</w:t>
      </w:r>
      <w:r>
        <w:rPr>
          <w:rStyle w:val="Strong"/>
          <w:i/>
        </w:rPr>
        <w:t>Services</w:t>
      </w:r>
      <w:r>
        <w:rPr>
          <w:rStyle w:val="Strong"/>
        </w:rPr>
        <w:t>)</w:t>
      </w:r>
      <w:r>
        <w:rPr/>
        <w:t>: u servisnom sloju nalazi se poslovna logika aplikacije. Tu se obrađuju pravila ponašanja poput validacije korisnika, provjere termina događaja ili obračuna provizije organizatora.</w:t>
      </w:r>
    </w:p>
    <w:p>
      <w:pPr>
        <w:pStyle w:val="BodyText"/>
        <w:numPr>
          <w:ilvl w:val="0"/>
          <w:numId w:val="10"/>
        </w:numPr>
        <w:tabs>
          <w:tab w:val="clear" w:pos="720"/>
          <w:tab w:val="left" w:pos="0" w:leader="none"/>
        </w:tabs>
        <w:rPr/>
      </w:pPr>
      <w:r>
        <w:rPr>
          <w:rStyle w:val="Strong"/>
        </w:rPr>
        <w:t>DTO objekti i pomoćne klase</w:t>
      </w:r>
      <w:r>
        <w:rPr/>
        <w:t>: umjesto pune baze podataka, aplikacija bi koristila objekte prijenose podataka (</w:t>
      </w:r>
      <w:r>
        <w:rPr>
          <w:i/>
        </w:rPr>
        <w:t>Data Transfer Objects</w:t>
      </w:r>
      <w:r>
        <w:rPr/>
        <w:t>) i privremeno spremanje podataka u memoriju, čime se simulira protok informacija i omogućuje testiranje funkcionalnosti bez stvarnog mijenjanja objekta.</w:t>
      </w:r>
    </w:p>
    <w:p>
      <w:pPr>
        <w:pStyle w:val="BodyText"/>
        <w:rPr/>
      </w:pPr>
      <w:r>
        <w:rPr/>
        <w:t xml:space="preserve">Svi zahtjevi između klijenta i servera koriste </w:t>
      </w:r>
      <w:r>
        <w:rPr>
          <w:rStyle w:val="Strong"/>
        </w:rPr>
        <w:t>autorizacijski token (JWT Bearer token)</w:t>
      </w:r>
      <w:r>
        <w:rPr/>
        <w:t xml:space="preserve">, koji se šalje u zaglavlju svakog zahtjeva radi provjere identiteta korisnika i očuvanja sigurnosti. Također, svi osjetljivi podaci šalju se i primaju putem </w:t>
      </w:r>
      <w:r>
        <w:rPr>
          <w:rStyle w:val="Strong"/>
        </w:rPr>
        <w:t>enkriptiranih HTTPS konekcija</w:t>
      </w:r>
      <w:r>
        <w:rPr/>
        <w:t>, čime se zadovoljavaju sigurnosni standardi suvremenih web-aplikacija. [6, 12]</w:t>
      </w:r>
    </w:p>
    <w:p>
      <w:pPr>
        <w:pStyle w:val="BodyText"/>
        <w:rPr/>
      </w:pPr>
      <w:r>
        <w:rPr/>
        <w:t>Aplikacija je razvijena s fokusom na modularnost i proširivost, čime se omogućava daljnja nadogradnja – primjerice, kasnije povezivanje s bazom podataka, vanjskim API-jima (npr. za plaćanje), upravljanje korisničkim ulogama i administracijom.</w:t>
      </w:r>
    </w:p>
    <w:p>
      <w:pPr>
        <w:pStyle w:val="Heading2"/>
        <w:rPr/>
      </w:pPr>
      <w:bookmarkStart w:id="16" w:name="__RefHeading___Toc4113_723378845"/>
      <w:bookmarkEnd w:id="16"/>
      <w:r>
        <w:rPr/>
        <w:t>Model Baze podataka</w:t>
      </w:r>
    </w:p>
    <w:p>
      <w:pPr>
        <w:pStyle w:val="Caption"/>
        <w:jc w:val="center"/>
        <w:rPr/>
      </w:pPr>
      <w:ins w:id="0" w:author="Unknown Author" w:date="2025-06-20T17:55:30Z">
        <w:r>
          <w:rPr/>
        </w:r>
      </w:ins>
      <w:r>
        <mc:AlternateContent>
          <mc:Choice Requires="wps">
            <w:drawing>
              <wp:inline distT="0" distB="0" distL="0" distR="0">
                <wp:extent cx="5579745" cy="3851275"/>
                <wp:effectExtent l="0" t="0" r="0" b="0"/>
                <wp:docPr id="4" name="Frame2"/>
                <a:graphic xmlns:a="http://schemas.openxmlformats.org/drawingml/2006/main">
                  <a:graphicData uri="http://schemas.microsoft.com/office/word/2010/wordprocessingShape">
                    <wps:wsp>
                      <wps:cNvSpPr txBox="1"/>
                      <wps:spPr>
                        <a:xfrm>
                          <a:off x="0" y="0"/>
                          <a:ext cx="5579745" cy="3851275"/>
                        </a:xfrm>
                        <a:prstGeom prst="rect"/>
                        <a:solidFill>
                          <a:srgbClr val="FFFFFF"/>
                        </a:solidFill>
                      </wps:spPr>
                      <wps:txbx>
                        <w:txbxContent>
                          <w:p>
                            <w:pPr>
                              <w:pStyle w:val="Sl"/>
                              <w:spacing w:before="120" w:after="120"/>
                              <w:rPr/>
                            </w:pPr>
                            <w:bookmarkStart w:id="17" w:name="Ref_Sl.1_label_and_number"/>
                            <w:r>
                              <w:rPr/>
                              <w:drawing>
                                <wp:inline distT="0" distB="0" distL="0" distR="0">
                                  <wp:extent cx="5579745" cy="3512185"/>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11"/>
                                          <a:stretch>
                                            <a:fillRect/>
                                          </a:stretch>
                                        </pic:blipFill>
                                        <pic:spPr bwMode="auto">
                                          <a:xfrm>
                                            <a:off x="0" y="0"/>
                                            <a:ext cx="5579745" cy="351218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4.2</w:t>
                            </w:r>
                            <w:r>
                              <w:rPr/>
                              <w:fldChar w:fldCharType="end"/>
                            </w:r>
                            <w:bookmarkEnd w:id="17"/>
                            <w:r>
                              <w:rPr/>
                              <w:t xml:space="preserve"> </w:t>
                            </w:r>
                            <w:r>
                              <w:rPr/>
                              <w:t>ER Model</w:t>
                            </w:r>
                          </w:p>
                        </w:txbxContent>
                      </wps:txbx>
                      <wps:bodyPr anchor="t" lIns="0" tIns="0" rIns="0" bIns="0">
                        <a:noAutofit/>
                      </wps:bodyPr>
                    </wps:wsp>
                  </a:graphicData>
                </a:graphic>
              </wp:inline>
            </w:drawing>
          </mc:Choice>
          <mc:Fallback>
            <w:pict>
              <v:rect style="position:absolute;rotation:-0;width:439.35pt;height:303.25pt;mso-wrap-distance-left:0pt;mso-wrap-distance-right:0pt;mso-wrap-distance-top:0pt;mso-wrap-distance-bottom:0pt;margin-top:-303.25pt;mso-position-vertical:top;mso-position-vertical-relative:text;margin-left:0pt;mso-position-horizontal:center;mso-position-horizontal-relative:text">
                <v:textbox inset="0in,0in,0in,0in">
                  <w:txbxContent>
                    <w:p>
                      <w:pPr>
                        <w:pStyle w:val="Sl"/>
                        <w:spacing w:before="120" w:after="120"/>
                        <w:rPr/>
                      </w:pPr>
                      <w:bookmarkStart w:id="18" w:name="Ref_Sl.1_label_and_number"/>
                      <w:r>
                        <w:rPr/>
                        <w:drawing>
                          <wp:inline distT="0" distB="0" distL="0" distR="0">
                            <wp:extent cx="5579745" cy="3512185"/>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12"/>
                                    <a:stretch>
                                      <a:fillRect/>
                                    </a:stretch>
                                  </pic:blipFill>
                                  <pic:spPr bwMode="auto">
                                    <a:xfrm>
                                      <a:off x="0" y="0"/>
                                      <a:ext cx="5579745" cy="351218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4.2</w:t>
                      </w:r>
                      <w:r>
                        <w:rPr/>
                        <w:fldChar w:fldCharType="end"/>
                      </w:r>
                      <w:bookmarkEnd w:id="18"/>
                      <w:r>
                        <w:rPr/>
                        <w:t xml:space="preserve"> </w:t>
                      </w:r>
                      <w:r>
                        <w:rPr/>
                        <w:t>ER Model</w:t>
                      </w:r>
                    </w:p>
                  </w:txbxContent>
                </v:textbox>
                <w10:wrap type="square" side="largest"/>
              </v:rect>
            </w:pict>
          </mc:Fallback>
        </mc:AlternateContent>
      </w:r>
    </w:p>
    <w:p>
      <w:pPr>
        <w:pStyle w:val="Caption"/>
        <w:jc w:val="center"/>
        <w:rPr/>
      </w:pPr>
      <w:r>
        <w:rPr/>
      </w:r>
    </w:p>
    <w:p>
      <w:pPr>
        <w:pStyle w:val="BodyText"/>
        <w:rPr/>
      </w:pPr>
      <w:r>
        <w:rPr/>
        <w:t xml:space="preserve">U ovom poglavlju ćemo predstaviti ER model, njegovu </w:t>
      </w:r>
      <w:r>
        <w:rPr/>
        <w:t>strukturu</w:t>
      </w:r>
      <w:r>
        <w:rPr/>
        <w:t xml:space="preserve"> (</w:t>
      </w:r>
      <w:r>
        <w:rPr/>
        <w:fldChar w:fldCharType="begin"/>
      </w:r>
      <w:r>
        <w:rPr/>
        <w:instrText xml:space="preserve"> REF Ref_Sl.1_label_and_number \h </w:instrText>
      </w:r>
      <w:r>
        <w:rPr/>
        <w:fldChar w:fldCharType="separate"/>
      </w:r>
      <w:r>
        <w:rPr/>
        <w:t>Sl. 4.2</w:t>
      </w:r>
      <w:r>
        <w:rPr/>
        <w:fldChar w:fldCharType="end"/>
      </w:r>
      <w:r>
        <w:rPr/>
        <w:t>) i njegove entitete i veze.</w:t>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Heading3"/>
        <w:ind w:hanging="0" w:start="0"/>
        <w:rPr/>
      </w:pPr>
      <w:bookmarkStart w:id="19" w:name="__RefHeading___Toc2018_1920549070"/>
      <w:bookmarkEnd w:id="19"/>
      <w:r>
        <w:rPr/>
        <w:t xml:space="preserve">Entitet </w:t>
      </w:r>
      <w:r>
        <w:rPr>
          <w:rStyle w:val="Strong"/>
          <w:b/>
          <w:bCs/>
        </w:rPr>
        <w:t>Korisnik</w:t>
      </w:r>
    </w:p>
    <w:p>
      <w:pPr>
        <w:pStyle w:val="BodyText"/>
        <w:rPr/>
      </w:pPr>
      <w:r>
        <w:rPr/>
        <w:t xml:space="preserve">Entitet </w:t>
      </w:r>
      <w:r>
        <w:rPr>
          <w:rStyle w:val="SourceText"/>
        </w:rPr>
        <w:t>Korisnik</w:t>
      </w:r>
      <w:r>
        <w:rPr/>
        <w:t xml:space="preserve"> pohranjuje sve podatke o korisnicima sustava. Svaki korisnik može imati ulogu organizatora ili kupca </w:t>
      </w:r>
      <w:r>
        <w:rPr/>
        <w:t>(</w:t>
      </w:r>
      <w:r>
        <w:rPr/>
        <w:fldChar w:fldCharType="begin"/>
      </w:r>
      <w:r>
        <w:rPr/>
        <w:instrText xml:space="preserve"> REF Ref_Tablica0_label_and_number \h </w:instrText>
      </w:r>
      <w:r>
        <w:rPr/>
        <w:fldChar w:fldCharType="separate"/>
      </w:r>
      <w:r>
        <w:rPr/>
        <w:t>Tablica 4.1</w:t>
      </w:r>
      <w:r>
        <w:rPr/>
        <w:fldChar w:fldCharType="end"/>
      </w:r>
      <w:r>
        <w:rPr/>
        <w:t>).</w:t>
      </w:r>
    </w:p>
    <w:p>
      <w:pPr>
        <w:pStyle w:val="BodyText"/>
        <w:rPr/>
      </w:pPr>
      <w:r>
        <w:rPr>
          <w:rStyle w:val="Strong"/>
          <w:b w:val="false"/>
          <w:bCs w:val="false"/>
        </w:rPr>
        <w:t>PK = {idKorisnik}</w:t>
      </w:r>
    </w:p>
    <w:p>
      <w:pPr>
        <w:pStyle w:val="Tablica"/>
        <w:keepNext w:val="true"/>
        <w:rPr/>
      </w:pPr>
      <w:bookmarkStart w:id="20" w:name="Ref_Tablica0_label_and_number"/>
      <w:r>
        <w:rPr/>
        <w:t xml:space="preserve">Tablica </w:t>
      </w:r>
      <w:r>
        <w:rPr/>
        <w:fldChar w:fldCharType="begin"/>
      </w:r>
      <w:r>
        <w:rPr/>
        <w:instrText xml:space="preserve"> SEQ Tablica \* ARABIC </w:instrText>
      </w:r>
      <w:r>
        <w:rPr/>
        <w:fldChar w:fldCharType="separate"/>
      </w:r>
      <w:r>
        <w:rPr/>
        <w:t>4.1</w:t>
      </w:r>
      <w:r>
        <w:rPr/>
        <w:fldChar w:fldCharType="end"/>
      </w:r>
      <w:bookmarkEnd w:id="20"/>
      <w:r>
        <w:rPr/>
        <w:t xml:space="preserve"> </w:t>
      </w:r>
      <w:r>
        <w:rPr/>
        <w:t>Entiet Korisnik</w:t>
      </w:r>
    </w:p>
    <w:tbl>
      <w:tblPr>
        <w:tblW w:w="7677" w:type="dxa"/>
        <w:jc w:val="start"/>
        <w:tblInd w:w="0" w:type="dxa"/>
        <w:tblLayout w:type="fixed"/>
        <w:tblCellMar>
          <w:top w:w="28" w:type="dxa"/>
          <w:start w:w="28" w:type="dxa"/>
          <w:bottom w:w="28" w:type="dxa"/>
          <w:end w:w="28" w:type="dxa"/>
        </w:tblCellMar>
      </w:tblPr>
      <w:tblGrid>
        <w:gridCol w:w="1650"/>
        <w:gridCol w:w="3097"/>
        <w:gridCol w:w="2930"/>
      </w:tblGrid>
      <w:tr>
        <w:trPr>
          <w:tblHeader w:val="true"/>
        </w:trPr>
        <w:tc>
          <w:tcPr>
            <w:tcW w:w="1650" w:type="dxa"/>
            <w:tcBorders/>
            <w:vAlign w:val="center"/>
          </w:tcPr>
          <w:p>
            <w:pPr>
              <w:pStyle w:val="TableHeading"/>
              <w:spacing w:before="120" w:after="60"/>
              <w:jc w:val="center"/>
              <w:rPr/>
            </w:pPr>
            <w:r>
              <w:rPr/>
              <w:t>Atribut</w:t>
            </w:r>
          </w:p>
        </w:tc>
        <w:tc>
          <w:tcPr>
            <w:tcW w:w="3097" w:type="dxa"/>
            <w:tcBorders/>
            <w:vAlign w:val="center"/>
          </w:tcPr>
          <w:p>
            <w:pPr>
              <w:pStyle w:val="TableHeading"/>
              <w:spacing w:before="120" w:after="60"/>
              <w:jc w:val="center"/>
              <w:rPr/>
            </w:pPr>
            <w:r>
              <w:rPr/>
              <w:t>Opis</w:t>
            </w:r>
          </w:p>
        </w:tc>
        <w:tc>
          <w:tcPr>
            <w:tcW w:w="2930"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idKorisnik</w:t>
            </w:r>
          </w:p>
        </w:tc>
        <w:tc>
          <w:tcPr>
            <w:tcW w:w="3097" w:type="dxa"/>
            <w:tcBorders/>
            <w:vAlign w:val="center"/>
          </w:tcPr>
          <w:p>
            <w:pPr>
              <w:pStyle w:val="TableContents"/>
              <w:widowControl w:val="false"/>
              <w:suppressLineNumbers/>
              <w:spacing w:before="120" w:after="60"/>
              <w:rPr/>
            </w:pPr>
            <w:r>
              <w:rPr/>
              <w:t>Identifikator korisnika</w:t>
            </w:r>
          </w:p>
        </w:tc>
        <w:tc>
          <w:tcPr>
            <w:tcW w:w="2930"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97" w:type="dxa"/>
            <w:tcBorders/>
            <w:vAlign w:val="center"/>
          </w:tcPr>
          <w:p>
            <w:pPr>
              <w:pStyle w:val="TableContents"/>
              <w:widowControl w:val="false"/>
              <w:suppressLineNumbers/>
              <w:spacing w:before="120" w:after="60"/>
              <w:rPr/>
            </w:pPr>
            <w:r>
              <w:rPr/>
              <w:t>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97" w:type="dxa"/>
            <w:tcBorders/>
            <w:vAlign w:val="center"/>
          </w:tcPr>
          <w:p>
            <w:pPr>
              <w:pStyle w:val="TableContents"/>
              <w:widowControl w:val="false"/>
              <w:suppressLineNumbers/>
              <w:spacing w:before="120" w:after="60"/>
              <w:rPr/>
            </w:pPr>
            <w:r>
              <w:rPr/>
              <w:t>Prezime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97" w:type="dxa"/>
            <w:tcBorders/>
            <w:vAlign w:val="center"/>
          </w:tcPr>
          <w:p>
            <w:pPr>
              <w:pStyle w:val="TableContents"/>
              <w:widowControl w:val="false"/>
              <w:suppressLineNumbers/>
              <w:spacing w:before="120" w:after="60"/>
              <w:rPr/>
            </w:pPr>
            <w:r>
              <w:rPr/>
              <w:t>Email adresa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uloga</w:t>
            </w:r>
          </w:p>
        </w:tc>
        <w:tc>
          <w:tcPr>
            <w:tcW w:w="3097" w:type="dxa"/>
            <w:tcBorders/>
            <w:vAlign w:val="center"/>
          </w:tcPr>
          <w:p>
            <w:pPr>
              <w:pStyle w:val="TableContents"/>
              <w:widowControl w:val="false"/>
              <w:suppressLineNumbers/>
              <w:spacing w:before="120" w:after="60"/>
              <w:rPr/>
            </w:pPr>
            <w:r>
              <w:rPr/>
              <w:t>Uloga korisnika</w:t>
            </w:r>
          </w:p>
        </w:tc>
        <w:tc>
          <w:tcPr>
            <w:tcW w:w="2930" w:type="dxa"/>
            <w:tcBorders/>
            <w:vAlign w:val="center"/>
          </w:tcPr>
          <w:p>
            <w:pPr>
              <w:pStyle w:val="TableContents"/>
              <w:spacing w:before="120" w:after="60"/>
              <w:rPr/>
            </w:pPr>
            <w:r>
              <w:rPr/>
              <w:t>uloga_enum</w:t>
            </w:r>
          </w:p>
        </w:tc>
      </w:tr>
    </w:tbl>
    <w:p>
      <w:pPr>
        <w:pStyle w:val="HorizontalLine"/>
        <w:rPr/>
      </w:pPr>
      <w:r>
        <w:rPr/>
      </w:r>
    </w:p>
    <w:p>
      <w:pPr>
        <w:pStyle w:val="Heading3"/>
        <w:ind w:hanging="0" w:start="0"/>
        <w:rPr/>
      </w:pPr>
      <w:bookmarkStart w:id="21" w:name="__RefHeading___Toc2020_1920549070"/>
      <w:bookmarkEnd w:id="21"/>
      <w:r>
        <w:rPr/>
        <w:t xml:space="preserve">Entitet </w:t>
      </w:r>
      <w:r>
        <w:rPr>
          <w:rStyle w:val="Strong"/>
          <w:b/>
          <w:bCs/>
        </w:rPr>
        <w:t>Prostor</w:t>
      </w:r>
    </w:p>
    <w:p>
      <w:pPr>
        <w:pStyle w:val="BodyText"/>
        <w:rPr/>
      </w:pPr>
      <w:r>
        <w:rPr/>
        <w:t xml:space="preserve">Entitet </w:t>
      </w:r>
      <w:r>
        <w:rPr>
          <w:rStyle w:val="SourceText"/>
        </w:rPr>
        <w:t>Prostor</w:t>
      </w:r>
      <w:r>
        <w:rPr/>
        <w:t xml:space="preserve"> sadrži podatke o prostorima dostupnim za događaje </w:t>
      </w:r>
      <w:r>
        <w:rPr/>
        <w:t>(</w:t>
      </w:r>
      <w:r>
        <w:rPr/>
        <w:fldChar w:fldCharType="begin"/>
      </w:r>
      <w:r>
        <w:rPr/>
        <w:instrText xml:space="preserve"> REF Ref_Tablica1_label_and_number \h </w:instrText>
      </w:r>
      <w:r>
        <w:rPr/>
        <w:fldChar w:fldCharType="separate"/>
      </w:r>
      <w:r>
        <w:rPr/>
        <w:t>Tablica 4.2</w:t>
      </w:r>
      <w:r>
        <w:rPr/>
        <w:fldChar w:fldCharType="end"/>
      </w:r>
      <w:r>
        <w:rPr/>
        <w:t>).</w:t>
      </w:r>
    </w:p>
    <w:p>
      <w:pPr>
        <w:pStyle w:val="BodyText"/>
        <w:rPr/>
      </w:pPr>
      <w:r>
        <w:rPr>
          <w:rStyle w:val="Strong"/>
          <w:b w:val="false"/>
          <w:bCs w:val="false"/>
        </w:rPr>
        <w:t>PK = {idProstor}</w:t>
      </w:r>
    </w:p>
    <w:p>
      <w:pPr>
        <w:pStyle w:val="Tablica"/>
        <w:keepNext w:val="true"/>
        <w:rPr/>
      </w:pPr>
      <w:bookmarkStart w:id="22" w:name="Ref_Tablica1_label_and_number"/>
      <w:r>
        <w:rPr/>
        <w:t xml:space="preserve">Tablica </w:t>
      </w:r>
      <w:r>
        <w:rPr/>
        <w:fldChar w:fldCharType="begin"/>
      </w:r>
      <w:r>
        <w:rPr/>
        <w:instrText xml:space="preserve"> SEQ Tablica \* ARABIC </w:instrText>
      </w:r>
      <w:r>
        <w:rPr/>
        <w:fldChar w:fldCharType="separate"/>
      </w:r>
      <w:r>
        <w:rPr/>
        <w:t>4.2</w:t>
      </w:r>
      <w:r>
        <w:rPr/>
        <w:fldChar w:fldCharType="end"/>
      </w:r>
      <w:bookmarkEnd w:id="22"/>
      <w:r>
        <w:rPr/>
        <w:t xml:space="preserve"> </w:t>
      </w:r>
      <w:r>
        <w:rPr/>
        <w:t>Entitet Prostor</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idProstor</w:t>
            </w:r>
          </w:p>
        </w:tc>
        <w:tc>
          <w:tcPr>
            <w:tcW w:w="3055" w:type="dxa"/>
            <w:tcBorders/>
            <w:vAlign w:val="center"/>
          </w:tcPr>
          <w:p>
            <w:pPr>
              <w:pStyle w:val="TableContents"/>
              <w:widowControl w:val="false"/>
              <w:suppressLineNumbers/>
              <w:spacing w:before="120" w:after="60"/>
              <w:rPr/>
            </w:pPr>
            <w:r>
              <w:rPr/>
              <w:t>Identifikator prostora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adresa</w:t>
            </w:r>
          </w:p>
        </w:tc>
        <w:tc>
          <w:tcPr>
            <w:tcW w:w="3055" w:type="dxa"/>
            <w:tcBorders/>
            <w:vAlign w:val="center"/>
          </w:tcPr>
          <w:p>
            <w:pPr>
              <w:pStyle w:val="TableContents"/>
              <w:widowControl w:val="false"/>
              <w:suppressLineNumbers/>
              <w:spacing w:before="120" w:after="60"/>
              <w:rPr/>
            </w:pPr>
            <w:r>
              <w:rPr/>
              <w:t>Lokacija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Cijena najma</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kapacitet</w:t>
            </w:r>
          </w:p>
        </w:tc>
        <w:tc>
          <w:tcPr>
            <w:tcW w:w="3055" w:type="dxa"/>
            <w:tcBorders/>
            <w:vAlign w:val="center"/>
          </w:tcPr>
          <w:p>
            <w:pPr>
              <w:pStyle w:val="TableContents"/>
              <w:widowControl w:val="false"/>
              <w:suppressLineNumbers/>
              <w:spacing w:before="120" w:after="60"/>
              <w:rPr/>
            </w:pPr>
            <w:r>
              <w:rPr/>
              <w:t>Maksimalni broj osoba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3" w:name="__RefHeading___Toc2022_1920549070"/>
      <w:bookmarkEnd w:id="23"/>
      <w:r>
        <w:rPr/>
        <w:t xml:space="preserve">Entitet </w:t>
      </w:r>
      <w:r>
        <w:rPr>
          <w:rStyle w:val="Strong"/>
          <w:b/>
          <w:bCs/>
        </w:rPr>
        <w:t>Termin</w:t>
      </w:r>
    </w:p>
    <w:p>
      <w:pPr>
        <w:pStyle w:val="BodyText"/>
        <w:rPr/>
      </w:pPr>
      <w:r>
        <w:rPr/>
        <w:t xml:space="preserve">Entitet </w:t>
      </w:r>
      <w:r>
        <w:rPr>
          <w:rStyle w:val="SourceText"/>
        </w:rPr>
        <w:t>Termin</w:t>
      </w:r>
      <w:r>
        <w:rPr/>
        <w:t xml:space="preserve"> opisuje vrijeme dostupnosti prostora </w:t>
      </w:r>
      <w:r>
        <w:rPr/>
        <w:t>(</w:t>
      </w:r>
      <w:r>
        <w:rPr/>
        <w:fldChar w:fldCharType="begin"/>
      </w:r>
      <w:r>
        <w:rPr/>
        <w:instrText xml:space="preserve"> REF Ref_Tablica2_label_and_number \h </w:instrText>
      </w:r>
      <w:r>
        <w:rPr/>
        <w:fldChar w:fldCharType="separate"/>
      </w:r>
      <w:r>
        <w:rPr/>
        <w:t>Tablica 4.3</w:t>
      </w:r>
      <w:r>
        <w:rPr/>
        <w:fldChar w:fldCharType="end"/>
      </w:r>
      <w:r>
        <w:rPr/>
        <w:t>).</w:t>
      </w:r>
    </w:p>
    <w:p>
      <w:pPr>
        <w:pStyle w:val="BodyText"/>
        <w:rPr/>
      </w:pPr>
      <w:r>
        <w:rPr>
          <w:rStyle w:val="Strong"/>
          <w:b w:val="false"/>
          <w:bCs w:val="false"/>
        </w:rPr>
        <w:t>PK = {idTermin}</w:t>
      </w:r>
    </w:p>
    <w:p>
      <w:pPr>
        <w:pStyle w:val="Tablica"/>
        <w:keepNext w:val="true"/>
        <w:rPr/>
      </w:pPr>
      <w:bookmarkStart w:id="24" w:name="Ref_Tablica2_label_and_number"/>
      <w:r>
        <w:rPr/>
        <w:t xml:space="preserve">Tablica </w:t>
      </w:r>
      <w:r>
        <w:rPr/>
        <w:fldChar w:fldCharType="begin"/>
      </w:r>
      <w:r>
        <w:rPr/>
        <w:instrText xml:space="preserve"> SEQ Tablica \* ARABIC </w:instrText>
      </w:r>
      <w:r>
        <w:rPr/>
        <w:fldChar w:fldCharType="separate"/>
      </w:r>
      <w:r>
        <w:rPr/>
        <w:t>4.3</w:t>
      </w:r>
      <w:r>
        <w:rPr/>
        <w:fldChar w:fldCharType="end"/>
      </w:r>
      <w:bookmarkEnd w:id="24"/>
      <w:r>
        <w:rPr/>
        <w:t xml:space="preserve"> </w:t>
      </w:r>
      <w:r>
        <w:rPr/>
        <w:t>Entitet Termin</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idTermin</w:t>
            </w:r>
          </w:p>
        </w:tc>
        <w:tc>
          <w:tcPr>
            <w:tcW w:w="3055" w:type="dxa"/>
            <w:tcBorders/>
            <w:vAlign w:val="center"/>
          </w:tcPr>
          <w:p>
            <w:pPr>
              <w:pStyle w:val="TableContents"/>
              <w:widowControl w:val="false"/>
              <w:suppressLineNumbers/>
              <w:spacing w:before="120" w:after="60"/>
              <w:rPr/>
            </w:pPr>
            <w:r>
              <w:rPr/>
              <w:t>Identifikator termina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datumVrijeme</w:t>
            </w:r>
          </w:p>
        </w:tc>
        <w:tc>
          <w:tcPr>
            <w:tcW w:w="3055" w:type="dxa"/>
            <w:tcBorders/>
            <w:vAlign w:val="center"/>
          </w:tcPr>
          <w:p>
            <w:pPr>
              <w:pStyle w:val="TableContents"/>
              <w:widowControl w:val="false"/>
              <w:suppressLineNumbers/>
              <w:spacing w:before="120" w:after="60"/>
              <w:rPr/>
            </w:pPr>
            <w:r>
              <w:rPr/>
              <w:t>Početak termina</w:t>
            </w:r>
          </w:p>
        </w:tc>
        <w:tc>
          <w:tcPr>
            <w:tcW w:w="2972" w:type="dxa"/>
            <w:tcBorders/>
            <w:vAlign w:val="center"/>
          </w:tcPr>
          <w:p>
            <w:pPr>
              <w:pStyle w:val="TableContents"/>
              <w:widowControl w:val="false"/>
              <w:suppressLineNumbers/>
              <w:spacing w:before="120" w:after="60"/>
              <w:rPr/>
            </w:pPr>
            <w:r>
              <w:rPr/>
              <w:t>TIMESTAMP</w:t>
            </w:r>
          </w:p>
        </w:tc>
      </w:tr>
      <w:tr>
        <w:trPr/>
        <w:tc>
          <w:tcPr>
            <w:tcW w:w="1650" w:type="dxa"/>
            <w:tcBorders/>
            <w:vAlign w:val="center"/>
          </w:tcPr>
          <w:p>
            <w:pPr>
              <w:pStyle w:val="TableContents"/>
              <w:widowControl w:val="false"/>
              <w:suppressLineNumbers/>
              <w:spacing w:before="120" w:after="60"/>
              <w:rPr/>
            </w:pPr>
            <w:r>
              <w:rPr/>
              <w:t>trajanje</w:t>
            </w:r>
          </w:p>
        </w:tc>
        <w:tc>
          <w:tcPr>
            <w:tcW w:w="3055" w:type="dxa"/>
            <w:tcBorders/>
            <w:vAlign w:val="center"/>
          </w:tcPr>
          <w:p>
            <w:pPr>
              <w:pStyle w:val="TableContents"/>
              <w:widowControl w:val="false"/>
              <w:suppressLineNumbers/>
              <w:spacing w:before="120" w:after="60"/>
              <w:rPr/>
            </w:pPr>
            <w:r>
              <w:rPr/>
              <w:t>Trajanje termina u satima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5" w:name="__RefHeading___Toc2024_1920549070"/>
      <w:bookmarkEnd w:id="25"/>
      <w:r>
        <w:rPr/>
        <w:t xml:space="preserve">Entitet </w:t>
      </w:r>
      <w:r>
        <w:rPr>
          <w:rStyle w:val="Strong"/>
          <w:b/>
          <w:bCs/>
        </w:rPr>
        <w:t>Dogadjaj</w:t>
      </w:r>
    </w:p>
    <w:p>
      <w:pPr>
        <w:pStyle w:val="BodyText"/>
        <w:rPr/>
      </w:pPr>
      <w:r>
        <w:rPr/>
        <w:t xml:space="preserve">Entitet </w:t>
      </w:r>
      <w:r>
        <w:rPr>
          <w:rStyle w:val="SourceText"/>
        </w:rPr>
        <w:t>Dogadjaj</w:t>
      </w:r>
      <w:r>
        <w:rPr/>
        <w:t xml:space="preserve"> pohranjuje sve događaje koje organiziraju korisnici </w:t>
      </w:r>
      <w:r>
        <w:rPr/>
        <w:t>(</w:t>
      </w:r>
      <w:r>
        <w:rPr/>
        <w:fldChar w:fldCharType="begin"/>
      </w:r>
      <w:r>
        <w:rPr/>
        <w:instrText xml:space="preserve"> REF Ref_Tablica3_label_and_number \h </w:instrText>
      </w:r>
      <w:r>
        <w:rPr/>
        <w:fldChar w:fldCharType="separate"/>
      </w:r>
      <w:r>
        <w:rPr/>
        <w:t>Tablica 4.4</w:t>
      </w:r>
      <w:r>
        <w:rPr/>
        <w:fldChar w:fldCharType="end"/>
      </w:r>
      <w:r>
        <w:rPr/>
        <w:t>).</w:t>
      </w:r>
    </w:p>
    <w:p>
      <w:pPr>
        <w:pStyle w:val="BodyText"/>
        <w:rPr/>
      </w:pPr>
      <w:r>
        <w:rPr>
          <w:rStyle w:val="Strong"/>
          <w:b w:val="false"/>
          <w:bCs w:val="false"/>
        </w:rPr>
        <w:t>PK = {idDogadjaj}</w:t>
      </w:r>
    </w:p>
    <w:p>
      <w:pPr>
        <w:pStyle w:val="Tablica"/>
        <w:keepNext w:val="true"/>
        <w:rPr/>
      </w:pPr>
      <w:bookmarkStart w:id="26" w:name="Ref_Tablica3_label_and_number"/>
      <w:r>
        <w:rPr/>
        <w:t xml:space="preserve">Tablica </w:t>
      </w:r>
      <w:r>
        <w:rPr/>
        <w:fldChar w:fldCharType="begin"/>
      </w:r>
      <w:r>
        <w:rPr/>
        <w:instrText xml:space="preserve"> SEQ Tablica \* ARABIC </w:instrText>
      </w:r>
      <w:r>
        <w:rPr/>
        <w:fldChar w:fldCharType="separate"/>
      </w:r>
      <w:r>
        <w:rPr/>
        <w:t>4.4</w:t>
      </w:r>
      <w:r>
        <w:rPr/>
        <w:fldChar w:fldCharType="end"/>
      </w:r>
      <w:bookmarkEnd w:id="26"/>
      <w:r>
        <w:rPr/>
        <w:t xml:space="preserve"> </w:t>
      </w:r>
      <w:r>
        <w:rPr/>
        <w:t>Entitet Dogadjaj</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idDogadjaj</w:t>
            </w:r>
          </w:p>
        </w:tc>
        <w:tc>
          <w:tcPr>
            <w:tcW w:w="3055" w:type="dxa"/>
            <w:tcBorders/>
            <w:vAlign w:val="center"/>
          </w:tcPr>
          <w:p>
            <w:pPr>
              <w:pStyle w:val="TableContents"/>
              <w:widowControl w:val="false"/>
              <w:suppressLineNumbers/>
              <w:spacing w:before="120" w:after="60"/>
              <w:rPr/>
            </w:pPr>
            <w:r>
              <w:rPr/>
              <w:t>Identifikator događaja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događaja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događaja</w:t>
            </w:r>
          </w:p>
        </w:tc>
        <w:tc>
          <w:tcPr>
            <w:tcW w:w="2972"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cijenaFiksna</w:t>
            </w:r>
          </w:p>
        </w:tc>
        <w:tc>
          <w:tcPr>
            <w:tcW w:w="3055" w:type="dxa"/>
            <w:tcBorders/>
            <w:vAlign w:val="center"/>
          </w:tcPr>
          <w:p>
            <w:pPr>
              <w:pStyle w:val="TableContents"/>
              <w:widowControl w:val="false"/>
              <w:suppressLineNumbers/>
              <w:spacing w:before="120" w:after="60"/>
              <w:rPr/>
            </w:pPr>
            <w:r>
              <w:rPr/>
              <w:t>Fiksna cijena</w:t>
            </w:r>
          </w:p>
        </w:tc>
        <w:tc>
          <w:tcPr>
            <w:tcW w:w="2972" w:type="dxa"/>
            <w:tcBorders/>
            <w:vAlign w:val="center"/>
          </w:tcPr>
          <w:p>
            <w:pPr>
              <w:pStyle w:val="TableContents"/>
              <w:widowControl w:val="false"/>
              <w:suppressLineNumbers/>
              <w:spacing w:before="120" w:after="60"/>
              <w:rPr/>
            </w:pPr>
            <w:r>
              <w:rPr/>
              <w:t>N</w:t>
            </w:r>
            <w:r>
              <w:rPr/>
              <w:t>UMERIC(10, 2)</w:t>
            </w:r>
          </w:p>
        </w:tc>
      </w:tr>
      <w:tr>
        <w:trPr/>
        <w:tc>
          <w:tcPr>
            <w:tcW w:w="1650" w:type="dxa"/>
            <w:tcBorders/>
            <w:vAlign w:val="center"/>
          </w:tcPr>
          <w:p>
            <w:pPr>
              <w:pStyle w:val="TableContents"/>
              <w:widowControl w:val="false"/>
              <w:suppressLineNumbers/>
              <w:spacing w:before="120" w:after="60"/>
              <w:rPr/>
            </w:pPr>
            <w:r>
              <w:rPr/>
              <w:t>cijenaPoOsobi</w:t>
            </w:r>
          </w:p>
        </w:tc>
        <w:tc>
          <w:tcPr>
            <w:tcW w:w="3055" w:type="dxa"/>
            <w:tcBorders/>
            <w:vAlign w:val="center"/>
          </w:tcPr>
          <w:p>
            <w:pPr>
              <w:pStyle w:val="TableContents"/>
              <w:widowControl w:val="false"/>
              <w:suppressLineNumbers/>
              <w:spacing w:before="120" w:after="60"/>
              <w:rPr/>
            </w:pPr>
            <w:r>
              <w:rPr/>
              <w:t>Cijena po osobi</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otkazniRok</w:t>
            </w:r>
          </w:p>
        </w:tc>
        <w:tc>
          <w:tcPr>
            <w:tcW w:w="3055" w:type="dxa"/>
            <w:tcBorders/>
            <w:vAlign w:val="center"/>
          </w:tcPr>
          <w:p>
            <w:pPr>
              <w:pStyle w:val="TableContents"/>
              <w:widowControl w:val="false"/>
              <w:suppressLineNumbers/>
              <w:spacing w:before="120" w:after="60"/>
              <w:rPr/>
            </w:pPr>
            <w:r>
              <w:rPr/>
              <w:t>Broj dana za otkazivanje</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Heading3"/>
        <w:ind w:hanging="0" w:start="0"/>
        <w:rPr/>
      </w:pPr>
      <w:bookmarkStart w:id="27" w:name="__RefHeading___Toc2026_1920549070"/>
      <w:bookmarkEnd w:id="27"/>
      <w:r>
        <w:rPr/>
        <w:t xml:space="preserve">Entitet </w:t>
      </w:r>
      <w:r>
        <w:rPr>
          <w:rStyle w:val="Strong"/>
          <w:b/>
          <w:bCs/>
        </w:rPr>
        <w:t>Ponuda</w:t>
      </w:r>
    </w:p>
    <w:p>
      <w:pPr>
        <w:pStyle w:val="BodyText"/>
        <w:rPr/>
      </w:pPr>
      <w:r>
        <w:rPr/>
        <w:t xml:space="preserve">Entitet </w:t>
      </w:r>
      <w:r>
        <w:rPr>
          <w:rStyle w:val="SourceText"/>
        </w:rPr>
        <w:t>Ponuda</w:t>
      </w:r>
      <w:r>
        <w:rPr/>
        <w:t xml:space="preserve"> sadrži usluge koje se mogu uključiti u događaj </w:t>
      </w:r>
      <w:r>
        <w:rPr/>
        <w:t>(</w:t>
      </w:r>
      <w:r>
        <w:rPr/>
        <w:fldChar w:fldCharType="begin"/>
      </w:r>
      <w:r>
        <w:rPr/>
        <w:instrText xml:space="preserve"> REF Ref_Tablica4_label_and_number \h </w:instrText>
      </w:r>
      <w:r>
        <w:rPr/>
        <w:fldChar w:fldCharType="separate"/>
      </w:r>
      <w:r>
        <w:rPr/>
        <w:t>Tablica 4.5</w:t>
      </w:r>
      <w:r>
        <w:rPr/>
        <w:fldChar w:fldCharType="end"/>
      </w:r>
      <w:r>
        <w:rPr/>
        <w:t>).</w:t>
      </w:r>
    </w:p>
    <w:p>
      <w:pPr>
        <w:pStyle w:val="BodyText"/>
        <w:rPr/>
      </w:pPr>
      <w:r>
        <w:rPr>
          <w:rStyle w:val="Strong"/>
          <w:b w:val="false"/>
          <w:bCs w:val="false"/>
        </w:rPr>
        <w:t>PK = {idPonuda}</w:t>
      </w:r>
    </w:p>
    <w:p>
      <w:pPr>
        <w:pStyle w:val="Tablica"/>
        <w:keepNext w:val="true"/>
        <w:rPr/>
      </w:pPr>
      <w:bookmarkStart w:id="28" w:name="Ref_Tablica4_label_and_number"/>
      <w:r>
        <w:rPr/>
        <w:t xml:space="preserve">Tablica </w:t>
      </w:r>
      <w:r>
        <w:rPr/>
        <w:fldChar w:fldCharType="begin"/>
      </w:r>
      <w:r>
        <w:rPr/>
        <w:instrText xml:space="preserve"> SEQ Tablica \* ARABIC </w:instrText>
      </w:r>
      <w:r>
        <w:rPr/>
        <w:fldChar w:fldCharType="separate"/>
      </w:r>
      <w:r>
        <w:rPr/>
        <w:t>4.5</w:t>
      </w:r>
      <w:r>
        <w:rPr/>
        <w:fldChar w:fldCharType="end"/>
      </w:r>
      <w:bookmarkEnd w:id="28"/>
      <w:r>
        <w:rPr/>
        <w:t xml:space="preserve"> </w:t>
      </w:r>
      <w:r>
        <w:rPr/>
        <w:t>Entitet Ponuda</w:t>
      </w:r>
    </w:p>
    <w:tbl>
      <w:tblPr>
        <w:tblW w:w="7682" w:type="dxa"/>
        <w:jc w:val="start"/>
        <w:tblInd w:w="0" w:type="dxa"/>
        <w:tblLayout w:type="fixed"/>
        <w:tblCellMar>
          <w:top w:w="28" w:type="dxa"/>
          <w:start w:w="28" w:type="dxa"/>
          <w:bottom w:w="28" w:type="dxa"/>
          <w:end w:w="28" w:type="dxa"/>
        </w:tblCellMar>
      </w:tblPr>
      <w:tblGrid>
        <w:gridCol w:w="1650"/>
        <w:gridCol w:w="3055"/>
        <w:gridCol w:w="2977"/>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7"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idPonuda</w:t>
            </w:r>
          </w:p>
        </w:tc>
        <w:tc>
          <w:tcPr>
            <w:tcW w:w="3055" w:type="dxa"/>
            <w:tcBorders/>
            <w:vAlign w:val="center"/>
          </w:tcPr>
          <w:p>
            <w:pPr>
              <w:pStyle w:val="TableContents"/>
              <w:widowControl w:val="false"/>
              <w:suppressLineNumbers/>
              <w:spacing w:before="120" w:after="60"/>
              <w:rPr/>
            </w:pPr>
            <w:r>
              <w:rPr/>
              <w:t>Identifikator ponude</w:t>
            </w:r>
          </w:p>
        </w:tc>
        <w:tc>
          <w:tcPr>
            <w:tcW w:w="2977"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usluge/ponude</w:t>
            </w:r>
          </w:p>
        </w:tc>
        <w:tc>
          <w:tcPr>
            <w:tcW w:w="2977"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ponude</w:t>
            </w:r>
          </w:p>
        </w:tc>
        <w:tc>
          <w:tcPr>
            <w:tcW w:w="2977"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Iznos</w:t>
            </w:r>
          </w:p>
        </w:tc>
        <w:tc>
          <w:tcPr>
            <w:tcW w:w="2977" w:type="dxa"/>
            <w:tcBorders/>
            <w:vAlign w:val="center"/>
          </w:tcPr>
          <w:p>
            <w:pPr>
              <w:pStyle w:val="TableContents"/>
              <w:widowControl w:val="false"/>
              <w:suppressLineNumbers/>
              <w:spacing w:before="120" w:after="60"/>
              <w:rPr/>
            </w:pPr>
            <w:r>
              <w:rPr/>
              <w:t xml:space="preserve">NUMERIC </w:t>
            </w:r>
            <w:r>
              <w:rPr/>
              <w:t>(10, 2)</w:t>
            </w:r>
          </w:p>
        </w:tc>
      </w:tr>
      <w:tr>
        <w:trPr/>
        <w:tc>
          <w:tcPr>
            <w:tcW w:w="1650" w:type="dxa"/>
            <w:tcBorders/>
            <w:vAlign w:val="center"/>
          </w:tcPr>
          <w:p>
            <w:pPr>
              <w:pStyle w:val="TableContents"/>
              <w:widowControl w:val="false"/>
              <w:suppressLineNumbers/>
              <w:spacing w:before="120" w:after="60"/>
              <w:rPr/>
            </w:pPr>
            <w:r>
              <w:rPr/>
              <w:t>tipCijene</w:t>
            </w:r>
          </w:p>
        </w:tc>
        <w:tc>
          <w:tcPr>
            <w:tcW w:w="3055" w:type="dxa"/>
            <w:tcBorders/>
            <w:vAlign w:val="center"/>
          </w:tcPr>
          <w:p>
            <w:pPr>
              <w:pStyle w:val="TableContents"/>
              <w:widowControl w:val="false"/>
              <w:suppressLineNumbers/>
              <w:spacing w:before="120" w:after="60"/>
              <w:rPr/>
            </w:pPr>
            <w:r>
              <w:rPr/>
              <w:t>Tip cijene (fiksno/po osobi)</w:t>
            </w:r>
          </w:p>
        </w:tc>
        <w:tc>
          <w:tcPr>
            <w:tcW w:w="2977" w:type="dxa"/>
            <w:tcBorders/>
            <w:vAlign w:val="center"/>
          </w:tcPr>
          <w:p>
            <w:pPr>
              <w:pStyle w:val="TableContents"/>
              <w:spacing w:before="120" w:after="60"/>
              <w:rPr/>
            </w:pPr>
            <w:r>
              <w:rPr/>
              <w:t>tip_cijene_enum</w:t>
            </w:r>
          </w:p>
        </w:tc>
      </w:tr>
      <w:tr>
        <w:trPr/>
        <w:tc>
          <w:tcPr>
            <w:tcW w:w="1650" w:type="dxa"/>
            <w:tcBorders/>
            <w:vAlign w:val="center"/>
          </w:tcPr>
          <w:p>
            <w:pPr>
              <w:pStyle w:val="TableContents"/>
              <w:widowControl w:val="false"/>
              <w:suppressLineNumbers/>
              <w:spacing w:before="120" w:after="60"/>
              <w:rPr/>
            </w:pPr>
            <w:r>
              <w:rPr/>
              <w:t>kategorija</w:t>
            </w:r>
          </w:p>
        </w:tc>
        <w:tc>
          <w:tcPr>
            <w:tcW w:w="3055" w:type="dxa"/>
            <w:tcBorders/>
            <w:vAlign w:val="center"/>
          </w:tcPr>
          <w:p>
            <w:pPr>
              <w:pStyle w:val="TableContents"/>
              <w:widowControl w:val="false"/>
              <w:suppressLineNumbers/>
              <w:spacing w:before="120" w:after="60"/>
              <w:rPr/>
            </w:pPr>
            <w:r>
              <w:rPr/>
              <w:t>Kategorija ponude</w:t>
            </w:r>
          </w:p>
        </w:tc>
        <w:tc>
          <w:tcPr>
            <w:tcW w:w="2977" w:type="dxa"/>
            <w:tcBorders/>
            <w:vAlign w:val="center"/>
          </w:tcPr>
          <w:p>
            <w:pPr>
              <w:pStyle w:val="TableContents"/>
              <w:spacing w:before="120" w:after="60"/>
              <w:rPr/>
            </w:pPr>
            <w:r>
              <w:rPr/>
              <w:t>kategorija_enum</w:t>
            </w:r>
          </w:p>
        </w:tc>
      </w:tr>
    </w:tbl>
    <w:p>
      <w:pPr>
        <w:pStyle w:val="HorizontalLine"/>
        <w:rPr/>
      </w:pPr>
      <w:r>
        <w:rPr/>
      </w:r>
    </w:p>
    <w:p>
      <w:pPr>
        <w:pStyle w:val="Heading3"/>
        <w:ind w:hanging="0" w:start="0"/>
        <w:rPr/>
      </w:pPr>
      <w:bookmarkStart w:id="29" w:name="__RefHeading___Toc2028_1920549070"/>
      <w:bookmarkEnd w:id="29"/>
      <w:r>
        <w:rPr/>
        <w:t xml:space="preserve">Entitet </w:t>
      </w:r>
      <w:r>
        <w:rPr>
          <w:rStyle w:val="Strong"/>
          <w:b/>
          <w:bCs/>
        </w:rPr>
        <w:t>Rezervacija</w:t>
      </w:r>
    </w:p>
    <w:p>
      <w:pPr>
        <w:pStyle w:val="BodyText"/>
        <w:rPr/>
      </w:pPr>
      <w:r>
        <w:rPr/>
        <w:t xml:space="preserve">Entitet </w:t>
      </w:r>
      <w:r>
        <w:rPr>
          <w:rStyle w:val="SourceText"/>
        </w:rPr>
        <w:t>Rezervacija</w:t>
      </w:r>
      <w:r>
        <w:rPr/>
        <w:t xml:space="preserve"> bilježi sve izvršene rezervacije događaja </w:t>
      </w:r>
      <w:r>
        <w:rPr/>
        <w:t>(</w:t>
      </w:r>
      <w:r>
        <w:rPr/>
        <w:fldChar w:fldCharType="begin"/>
      </w:r>
      <w:r>
        <w:rPr/>
        <w:instrText xml:space="preserve"> REF Ref_Tablica5_label_and_number \h </w:instrText>
      </w:r>
      <w:r>
        <w:rPr/>
        <w:fldChar w:fldCharType="separate"/>
      </w:r>
      <w:r>
        <w:rPr/>
        <w:t>Tablica 4.6</w:t>
      </w:r>
      <w:r>
        <w:rPr/>
        <w:fldChar w:fldCharType="end"/>
      </w:r>
      <w:r>
        <w:rPr/>
        <w:t>).</w:t>
      </w:r>
    </w:p>
    <w:p>
      <w:pPr>
        <w:pStyle w:val="BodyText"/>
        <w:rPr/>
      </w:pPr>
      <w:r>
        <w:rPr>
          <w:rStyle w:val="Strong"/>
          <w:b w:val="false"/>
          <w:bCs w:val="false"/>
        </w:rPr>
        <w:t>PK = {idRezervacija}</w:t>
      </w:r>
    </w:p>
    <w:p>
      <w:pPr>
        <w:pStyle w:val="Tablica"/>
        <w:keepNext w:val="true"/>
        <w:rPr/>
      </w:pPr>
      <w:bookmarkStart w:id="30" w:name="Ref_Tablica5_label_and_number"/>
      <w:r>
        <w:rPr/>
        <w:t xml:space="preserve">Tablica </w:t>
      </w:r>
      <w:r>
        <w:rPr/>
        <w:fldChar w:fldCharType="begin"/>
      </w:r>
      <w:r>
        <w:rPr/>
        <w:instrText xml:space="preserve"> SEQ Tablica \* ARABIC </w:instrText>
      </w:r>
      <w:r>
        <w:rPr/>
        <w:fldChar w:fldCharType="separate"/>
      </w:r>
      <w:r>
        <w:rPr/>
        <w:t>4.6</w:t>
      </w:r>
      <w:r>
        <w:rPr/>
        <w:fldChar w:fldCharType="end"/>
      </w:r>
      <w:bookmarkEnd w:id="30"/>
      <w:r>
        <w:rPr/>
        <w:t xml:space="preserve"> </w:t>
      </w:r>
      <w:r>
        <w:rPr/>
        <w:t>Entitet Rezervacija</w:t>
      </w:r>
    </w:p>
    <w:tbl>
      <w:tblPr>
        <w:tblW w:w="8764" w:type="dxa"/>
        <w:jc w:val="start"/>
        <w:tblInd w:w="0" w:type="dxa"/>
        <w:tblLayout w:type="fixed"/>
        <w:tblCellMar>
          <w:top w:w="28" w:type="dxa"/>
          <w:start w:w="28" w:type="dxa"/>
          <w:bottom w:w="28" w:type="dxa"/>
          <w:end w:w="28" w:type="dxa"/>
        </w:tblCellMar>
      </w:tblPr>
      <w:tblGrid>
        <w:gridCol w:w="1650"/>
        <w:gridCol w:w="3055"/>
        <w:gridCol w:w="4059"/>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4059"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idRezervacija</w:t>
            </w:r>
          </w:p>
        </w:tc>
        <w:tc>
          <w:tcPr>
            <w:tcW w:w="3055" w:type="dxa"/>
            <w:tcBorders/>
            <w:vAlign w:val="center"/>
          </w:tcPr>
          <w:p>
            <w:pPr>
              <w:pStyle w:val="TableContents"/>
              <w:widowControl w:val="false"/>
              <w:suppressLineNumbers/>
              <w:spacing w:before="120" w:after="60"/>
              <w:rPr/>
            </w:pPr>
            <w:r>
              <w:rPr/>
              <w:t>Identifikator rezervacije</w:t>
            </w:r>
          </w:p>
        </w:tc>
        <w:tc>
          <w:tcPr>
            <w:tcW w:w="4059"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ukupnaCijena</w:t>
            </w:r>
          </w:p>
        </w:tc>
        <w:tc>
          <w:tcPr>
            <w:tcW w:w="3055" w:type="dxa"/>
            <w:tcBorders/>
            <w:vAlign w:val="center"/>
          </w:tcPr>
          <w:p>
            <w:pPr>
              <w:pStyle w:val="TableContents"/>
              <w:widowControl w:val="false"/>
              <w:suppressLineNumbers/>
              <w:spacing w:before="120" w:after="60"/>
              <w:rPr/>
            </w:pPr>
            <w:r>
              <w:rPr/>
              <w:t>Iznos rezervacije</w:t>
            </w:r>
          </w:p>
        </w:tc>
        <w:tc>
          <w:tcPr>
            <w:tcW w:w="4059"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status</w:t>
            </w:r>
          </w:p>
        </w:tc>
        <w:tc>
          <w:tcPr>
            <w:tcW w:w="3055" w:type="dxa"/>
            <w:tcBorders/>
            <w:vAlign w:val="center"/>
          </w:tcPr>
          <w:p>
            <w:pPr>
              <w:pStyle w:val="TableContents"/>
              <w:widowControl w:val="false"/>
              <w:suppressLineNumbers/>
              <w:spacing w:before="120" w:after="60"/>
              <w:rPr/>
            </w:pPr>
            <w:r>
              <w:rPr/>
              <w:t>Status rezervacije</w:t>
            </w:r>
          </w:p>
        </w:tc>
        <w:tc>
          <w:tcPr>
            <w:tcW w:w="4059" w:type="dxa"/>
            <w:tcBorders/>
            <w:vAlign w:val="center"/>
          </w:tcPr>
          <w:p>
            <w:pPr>
              <w:pStyle w:val="TableContents"/>
              <w:spacing w:before="120" w:after="60"/>
              <w:rPr/>
            </w:pPr>
            <w:r>
              <w:rPr/>
              <w:t>status_rezervacije_enum</w:t>
            </w:r>
          </w:p>
        </w:tc>
      </w:tr>
      <w:tr>
        <w:trPr/>
        <w:tc>
          <w:tcPr>
            <w:tcW w:w="1650" w:type="dxa"/>
            <w:tcBorders/>
            <w:vAlign w:val="center"/>
          </w:tcPr>
          <w:p>
            <w:pPr>
              <w:pStyle w:val="TableContents"/>
              <w:widowControl w:val="false"/>
              <w:suppressLineNumbers/>
              <w:spacing w:before="120" w:after="60"/>
              <w:rPr/>
            </w:pPr>
            <w:r>
              <w:rPr/>
              <w:t>zahtjevi</w:t>
            </w:r>
          </w:p>
        </w:tc>
        <w:tc>
          <w:tcPr>
            <w:tcW w:w="3055" w:type="dxa"/>
            <w:tcBorders/>
            <w:vAlign w:val="center"/>
          </w:tcPr>
          <w:p>
            <w:pPr>
              <w:pStyle w:val="TableContents"/>
              <w:widowControl w:val="false"/>
              <w:suppressLineNumbers/>
              <w:spacing w:before="120" w:after="60"/>
              <w:rPr/>
            </w:pPr>
            <w:r>
              <w:rPr/>
              <w:t>Posebni zahtjevi korisnika</w:t>
            </w:r>
          </w:p>
        </w:tc>
        <w:tc>
          <w:tcPr>
            <w:tcW w:w="4059" w:type="dxa"/>
            <w:tcBorders/>
            <w:vAlign w:val="center"/>
          </w:tcPr>
          <w:p>
            <w:pPr>
              <w:pStyle w:val="TableContents"/>
              <w:widowControl w:val="false"/>
              <w:suppressLineNumbers/>
              <w:spacing w:before="120" w:after="60"/>
              <w:rPr/>
            </w:pPr>
            <w:r>
              <w:rPr/>
              <w:t>TEXT</w:t>
            </w:r>
          </w:p>
        </w:tc>
      </w:tr>
    </w:tbl>
    <w:p>
      <w:pPr>
        <w:pStyle w:val="HorizontalLine"/>
        <w:rPr/>
      </w:pPr>
      <w:r>
        <w:rPr/>
      </w:r>
    </w:p>
    <w:p>
      <w:pPr>
        <w:pStyle w:val="Heading3"/>
        <w:ind w:hanging="0" w:start="0"/>
        <w:rPr/>
      </w:pPr>
      <w:bookmarkStart w:id="31" w:name="__RefHeading___Toc2030_1920549070"/>
      <w:bookmarkEnd w:id="31"/>
      <w:r>
        <w:rPr/>
        <w:t xml:space="preserve">Entitet </w:t>
      </w:r>
      <w:r>
        <w:rPr>
          <w:rStyle w:val="Strong"/>
          <w:b/>
          <w:bCs/>
        </w:rPr>
        <w:t>Gost</w:t>
      </w:r>
    </w:p>
    <w:p>
      <w:pPr>
        <w:pStyle w:val="BodyText"/>
        <w:rPr/>
      </w:pPr>
      <w:r>
        <w:rPr/>
        <w:t xml:space="preserve">Entitet </w:t>
      </w:r>
      <w:r>
        <w:rPr>
          <w:rStyle w:val="SourceText"/>
        </w:rPr>
        <w:t>Gost</w:t>
      </w:r>
      <w:r>
        <w:rPr/>
        <w:t xml:space="preserve"> sadrži podatke o osobama koje sudjeluju u događajima </w:t>
      </w:r>
      <w:r>
        <w:rPr/>
        <w:t>(</w:t>
      </w:r>
      <w:r>
        <w:rPr/>
        <w:fldChar w:fldCharType="begin"/>
      </w:r>
      <w:r>
        <w:rPr/>
        <w:instrText xml:space="preserve"> REF Ref_Tablica6_label_and_number \h </w:instrText>
      </w:r>
      <w:r>
        <w:rPr/>
        <w:fldChar w:fldCharType="separate"/>
      </w:r>
      <w:r>
        <w:rPr/>
        <w:t>Tablica 4.7</w:t>
      </w:r>
      <w:r>
        <w:rPr/>
        <w:fldChar w:fldCharType="end"/>
      </w:r>
      <w:r>
        <w:rPr/>
        <w:t>).</w:t>
      </w:r>
    </w:p>
    <w:p>
      <w:pPr>
        <w:pStyle w:val="BodyText"/>
        <w:rPr/>
      </w:pPr>
      <w:r>
        <w:rPr>
          <w:rStyle w:val="Strong"/>
          <w:b w:val="false"/>
          <w:bCs w:val="false"/>
        </w:rPr>
        <w:t>PK = {idGost}</w:t>
      </w:r>
    </w:p>
    <w:p>
      <w:pPr>
        <w:pStyle w:val="Tablica"/>
        <w:keepNext w:val="true"/>
        <w:rPr/>
      </w:pPr>
      <w:bookmarkStart w:id="32" w:name="Ref_Tablica6_label_and_number"/>
      <w:r>
        <w:rPr/>
        <w:t xml:space="preserve">Tablica </w:t>
      </w:r>
      <w:r>
        <w:rPr/>
        <w:fldChar w:fldCharType="begin"/>
      </w:r>
      <w:r>
        <w:rPr/>
        <w:instrText xml:space="preserve"> SEQ Tablica \* ARABIC </w:instrText>
      </w:r>
      <w:r>
        <w:rPr/>
        <w:fldChar w:fldCharType="separate"/>
      </w:r>
      <w:r>
        <w:rPr/>
        <w:t>4.7</w:t>
      </w:r>
      <w:r>
        <w:rPr/>
        <w:fldChar w:fldCharType="end"/>
      </w:r>
      <w:bookmarkEnd w:id="32"/>
      <w:r>
        <w:rPr/>
        <w:t xml:space="preserve"> </w:t>
      </w:r>
      <w:r>
        <w:rPr/>
        <w:t>Entitet Gost</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idGost</w:t>
            </w:r>
          </w:p>
        </w:tc>
        <w:tc>
          <w:tcPr>
            <w:tcW w:w="3055" w:type="dxa"/>
            <w:tcBorders/>
            <w:vAlign w:val="center"/>
          </w:tcPr>
          <w:p>
            <w:pPr>
              <w:pStyle w:val="TableContents"/>
              <w:widowControl w:val="false"/>
              <w:suppressLineNumbers/>
              <w:spacing w:before="120" w:after="60"/>
              <w:rPr/>
            </w:pPr>
            <w:r>
              <w:rPr/>
              <w:t>Identifikator gosta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55" w:type="dxa"/>
            <w:tcBorders/>
            <w:vAlign w:val="center"/>
          </w:tcPr>
          <w:p>
            <w:pPr>
              <w:pStyle w:val="TableContents"/>
              <w:widowControl w:val="false"/>
              <w:suppressLineNumbers/>
              <w:spacing w:before="120" w:after="60"/>
              <w:rPr/>
            </w:pPr>
            <w:r>
              <w:rPr/>
              <w:t>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55" w:type="dxa"/>
            <w:tcBorders/>
            <w:vAlign w:val="center"/>
          </w:tcPr>
          <w:p>
            <w:pPr>
              <w:pStyle w:val="TableContents"/>
              <w:widowControl w:val="false"/>
              <w:suppressLineNumbers/>
              <w:spacing w:before="120" w:after="60"/>
              <w:rPr/>
            </w:pPr>
            <w:r>
              <w:rPr/>
              <w:t>Prezime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55" w:type="dxa"/>
            <w:tcBorders/>
            <w:vAlign w:val="center"/>
          </w:tcPr>
          <w:p>
            <w:pPr>
              <w:pStyle w:val="TableContents"/>
              <w:widowControl w:val="false"/>
              <w:suppressLineNumbers/>
              <w:spacing w:before="120" w:after="60"/>
              <w:rPr/>
            </w:pPr>
            <w:r>
              <w:rPr/>
              <w:t>Kontakt email</w:t>
            </w:r>
          </w:p>
        </w:tc>
        <w:tc>
          <w:tcPr>
            <w:tcW w:w="2972" w:type="dxa"/>
            <w:tcBorders/>
            <w:vAlign w:val="center"/>
          </w:tcPr>
          <w:p>
            <w:pPr>
              <w:pStyle w:val="TableContents"/>
              <w:widowControl w:val="false"/>
              <w:suppressLineNumbers/>
              <w:spacing w:before="120" w:after="60"/>
              <w:rPr/>
            </w:pPr>
            <w:r>
              <w:rPr/>
              <w:t>VARCHAR</w:t>
            </w:r>
          </w:p>
        </w:tc>
      </w:tr>
    </w:tbl>
    <w:p>
      <w:pPr>
        <w:pStyle w:val="HorizontalLine"/>
        <w:rPr/>
      </w:pPr>
      <w:r>
        <w:rPr/>
      </w:r>
    </w:p>
    <w:p>
      <w:pPr>
        <w:pStyle w:val="Heading2"/>
        <w:ind w:hanging="0" w:start="0"/>
        <w:rPr/>
      </w:pPr>
      <w:bookmarkStart w:id="33" w:name="__RefHeading___Toc2032_1920549070"/>
      <w:bookmarkEnd w:id="33"/>
      <w:r>
        <w:rPr/>
        <w:t>Veze u ER modelu</w:t>
      </w:r>
    </w:p>
    <w:p>
      <w:pPr>
        <w:pStyle w:val="Heading3"/>
        <w:numPr>
          <w:ilvl w:val="0"/>
          <w:numId w:val="0"/>
        </w:numPr>
        <w:ind w:hanging="0" w:start="851"/>
        <w:rPr/>
      </w:pPr>
      <w:r>
        <w:rPr/>
      </w:r>
    </w:p>
    <w:p>
      <w:pPr>
        <w:pStyle w:val="Heading3"/>
        <w:ind w:hanging="0" w:start="0"/>
        <w:rPr/>
      </w:pPr>
      <w:bookmarkStart w:id="34" w:name="__RefHeading___Toc2034_1920549070"/>
      <w:bookmarkEnd w:id="34"/>
      <w:r>
        <w:rPr/>
        <w:t xml:space="preserve">Veza </w:t>
      </w:r>
      <w:r>
        <w:rPr>
          <w:rStyle w:val="Strong"/>
          <w:b/>
          <w:bCs/>
        </w:rPr>
        <w:t>KorisnikProstor</w:t>
      </w:r>
    </w:p>
    <w:p>
      <w:pPr>
        <w:pStyle w:val="BodyText"/>
        <w:rPr/>
      </w:pPr>
      <w:r>
        <w:rPr/>
        <w:t xml:space="preserve">Korisnik </w:t>
      </w:r>
      <w:r>
        <w:rPr/>
        <w:t xml:space="preserve">može </w:t>
      </w:r>
      <w:r>
        <w:rPr/>
        <w:t>unijeti</w:t>
      </w:r>
      <w:r>
        <w:rPr/>
        <w:t xml:space="preserve"> </w:t>
      </w:r>
      <w:r>
        <w:rPr/>
        <w:t xml:space="preserve">0 ili </w:t>
      </w:r>
      <w:r>
        <w:rPr/>
        <w:t xml:space="preserve">više prostora </w:t>
      </w:r>
      <w:r>
        <w:rPr/>
        <w:t xml:space="preserve">u sustav, </w:t>
      </w:r>
      <w:r>
        <w:rPr/>
        <w:t>veza KorisnikProstor je 1:N veza</w:t>
      </w:r>
      <w:r>
        <w:rPr/>
        <w:t xml:space="preserve"> </w:t>
      </w:r>
      <w:r>
        <w:rPr/>
        <w:t>(</w:t>
      </w:r>
      <w:r>
        <w:rPr/>
        <w:fldChar w:fldCharType="begin"/>
      </w:r>
      <w:r>
        <w:rPr/>
        <w:instrText xml:space="preserve"> REF Ref_Tablica7_label_and_number \h </w:instrText>
      </w:r>
      <w:r>
        <w:rPr/>
        <w:fldChar w:fldCharType="separate"/>
      </w:r>
      <w:r>
        <w:rPr/>
        <w:t>Tablica 4.8</w:t>
      </w:r>
      <w:r>
        <w:rPr/>
        <w:fldChar w:fldCharType="end"/>
      </w:r>
      <w:r>
        <w:rPr/>
        <w:t>).</w:t>
      </w:r>
    </w:p>
    <w:p>
      <w:pPr>
        <w:pStyle w:val="BodyText"/>
        <w:rPr/>
      </w:pPr>
      <w:r>
        <w:rPr>
          <w:rStyle w:val="Strong"/>
          <w:b w:val="false"/>
          <w:bCs w:val="false"/>
        </w:rPr>
        <w:t>PK = {idKorisnik, idProstor}</w:t>
      </w:r>
    </w:p>
    <w:p>
      <w:pPr>
        <w:pStyle w:val="Tablica"/>
        <w:keepNext w:val="true"/>
        <w:rPr/>
      </w:pPr>
      <w:bookmarkStart w:id="35" w:name="Ref_Tablica7_label_and_number"/>
      <w:r>
        <w:rPr/>
        <w:t xml:space="preserve">Tablica </w:t>
      </w:r>
      <w:r>
        <w:rPr/>
        <w:fldChar w:fldCharType="begin"/>
      </w:r>
      <w:r>
        <w:rPr/>
        <w:instrText xml:space="preserve"> SEQ Tablica \* ARABIC </w:instrText>
      </w:r>
      <w:r>
        <w:rPr/>
        <w:fldChar w:fldCharType="separate"/>
      </w:r>
      <w:r>
        <w:rPr/>
        <w:t>4.8</w:t>
      </w:r>
      <w:r>
        <w:rPr/>
        <w:fldChar w:fldCharType="end"/>
      </w:r>
      <w:bookmarkEnd w:id="35"/>
      <w:r>
        <w:rPr/>
        <w:t xml:space="preserve"> </w:t>
      </w:r>
      <w:r>
        <w:rPr/>
        <w:t>Veza KorisnikProstor</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Vlasnik prostora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 xml:space="preserve">Prostor </w:t>
            </w:r>
            <w:r>
              <w:rPr/>
              <w:t>koji je organizator unio u sustav</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Heading3"/>
        <w:ind w:hanging="0" w:start="0"/>
        <w:rPr/>
      </w:pPr>
      <w:bookmarkStart w:id="36" w:name="__RefHeading___Toc2036_1920549070"/>
      <w:bookmarkEnd w:id="36"/>
      <w:r>
        <w:rPr/>
        <w:t xml:space="preserve">Veza </w:t>
      </w:r>
      <w:r>
        <w:rPr>
          <w:rStyle w:val="Strong"/>
          <w:b/>
          <w:bCs/>
        </w:rPr>
        <w:t>ProstorTermin</w:t>
      </w:r>
    </w:p>
    <w:p>
      <w:pPr>
        <w:pStyle w:val="BodyText"/>
        <w:rPr/>
      </w:pPr>
      <w:r>
        <w:rPr/>
        <w:t xml:space="preserve">Definira termine koji su dostupni za određeni prostor </w:t>
      </w:r>
      <w:r>
        <w:rPr/>
        <w:t>(</w:t>
      </w:r>
      <w:r>
        <w:rPr/>
        <w:fldChar w:fldCharType="begin"/>
      </w:r>
      <w:r>
        <w:rPr/>
        <w:instrText xml:space="preserve"> REF Ref_Tablica8_label_and_number \h </w:instrText>
      </w:r>
      <w:r>
        <w:rPr/>
        <w:fldChar w:fldCharType="separate"/>
      </w:r>
      <w:r>
        <w:rPr/>
        <w:t>Tablica 4.9</w:t>
      </w:r>
      <w:r>
        <w:rPr/>
        <w:fldChar w:fldCharType="end"/>
      </w:r>
      <w:r>
        <w:rPr/>
        <w:t>).</w:t>
      </w:r>
    </w:p>
    <w:p>
      <w:pPr>
        <w:pStyle w:val="BodyText"/>
        <w:rPr/>
      </w:pPr>
      <w:r>
        <w:rPr/>
        <w:t>Veza ProstorTermin je N:N veza.</w:t>
      </w:r>
    </w:p>
    <w:p>
      <w:pPr>
        <w:pStyle w:val="BodyText"/>
        <w:rPr/>
      </w:pPr>
      <w:r>
        <w:rPr>
          <w:rStyle w:val="Strong"/>
          <w:b w:val="false"/>
          <w:bCs w:val="false"/>
        </w:rPr>
        <w:t>PK = {idProstor, idTermin}</w:t>
      </w:r>
    </w:p>
    <w:p>
      <w:pPr>
        <w:pStyle w:val="Tablica"/>
        <w:keepNext w:val="true"/>
        <w:rPr/>
      </w:pPr>
      <w:bookmarkStart w:id="37" w:name="Ref_Tablica8_label_and_number"/>
      <w:r>
        <w:rPr/>
        <w:t xml:space="preserve">Tablica </w:t>
      </w:r>
      <w:r>
        <w:rPr/>
        <w:fldChar w:fldCharType="begin"/>
      </w:r>
      <w:r>
        <w:rPr/>
        <w:instrText xml:space="preserve"> SEQ Tablica \* ARABIC </w:instrText>
      </w:r>
      <w:r>
        <w:rPr/>
        <w:fldChar w:fldCharType="separate"/>
      </w:r>
      <w:r>
        <w:rPr/>
        <w:t>4.9</w:t>
      </w:r>
      <w:r>
        <w:rPr/>
        <w:fldChar w:fldCharType="end"/>
      </w:r>
      <w:bookmarkEnd w:id="37"/>
      <w:r>
        <w:rPr/>
        <w:t xml:space="preserve"> </w:t>
      </w:r>
      <w:r>
        <w:rPr/>
        <w:t>Veza ProstorTermin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prostora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38" w:name="__RefHeading___Toc2038_1920549070"/>
      <w:bookmarkEnd w:id="38"/>
      <w:r>
        <w:rPr/>
        <w:t xml:space="preserve">Veza </w:t>
      </w:r>
      <w:r>
        <w:rPr>
          <w:rStyle w:val="Strong"/>
          <w:b/>
          <w:bCs/>
        </w:rPr>
        <w:t>KorisnikDogadjaj</w:t>
      </w:r>
    </w:p>
    <w:p>
      <w:pPr>
        <w:pStyle w:val="BodyText"/>
        <w:rPr/>
      </w:pPr>
      <w:r>
        <w:rPr/>
        <w:t>Korisnik</w:t>
      </w:r>
      <w:r>
        <w:rPr/>
        <w:t xml:space="preserve"> organizira </w:t>
      </w:r>
      <w:r>
        <w:rPr/>
        <w:t>0</w:t>
      </w:r>
      <w:r>
        <w:rPr/>
        <w:t xml:space="preserve"> ili više događaja </w:t>
      </w:r>
      <w:r>
        <w:rPr/>
        <w:t>(</w:t>
      </w:r>
      <w:r>
        <w:rPr>
          <w:rStyle w:val="Strong"/>
          <w:b w:val="false"/>
          <w:bCs w:val="false"/>
        </w:rPr>
        <w:fldChar w:fldCharType="begin"/>
      </w:r>
      <w:r>
        <w:rPr>
          <w:rStyle w:val="Strong"/>
          <w:b w:val="false"/>
          <w:bCs w:val="false"/>
        </w:rPr>
        <w:instrText xml:space="preserve"> REF Ref_Tablica9_label_and_number \h </w:instrText>
      </w:r>
      <w:r>
        <w:rPr>
          <w:rStyle w:val="Strong"/>
          <w:b w:val="false"/>
          <w:bCs w:val="false"/>
        </w:rPr>
        <w:fldChar w:fldCharType="separate"/>
      </w:r>
      <w:r>
        <w:rPr>
          <w:rStyle w:val="Strong"/>
          <w:b w:val="false"/>
          <w:bCs w:val="false"/>
        </w:rPr>
        <w:t>Tablica 4.10</w:t>
      </w:r>
      <w:r>
        <w:rPr>
          <w:rStyle w:val="Strong"/>
          <w:b w:val="false"/>
          <w:bCs w:val="false"/>
        </w:rPr>
        <w:fldChar w:fldCharType="end"/>
      </w:r>
      <w:r>
        <w:rPr/>
        <w:t>).</w:t>
      </w:r>
    </w:p>
    <w:p>
      <w:pPr>
        <w:pStyle w:val="BodyText"/>
        <w:rPr/>
      </w:pPr>
      <w:r>
        <w:rPr/>
        <w:t>Veza KorisnikDogadjaj je 1 : N veza.</w:t>
      </w:r>
    </w:p>
    <w:p>
      <w:pPr>
        <w:pStyle w:val="BodyText"/>
        <w:rPr/>
      </w:pPr>
      <w:r>
        <w:rPr>
          <w:rStyle w:val="Strong"/>
          <w:b w:val="false"/>
          <w:bCs w:val="false"/>
        </w:rPr>
        <w:t>PK = {idKorisnik, idDogadjaj}</w:t>
      </w:r>
    </w:p>
    <w:p>
      <w:pPr>
        <w:pStyle w:val="Tablica"/>
        <w:keepNext w:val="true"/>
        <w:rPr/>
      </w:pPr>
      <w:bookmarkStart w:id="39" w:name="Ref_Tablica9_label_and_number"/>
      <w:r>
        <w:rPr/>
        <w:t xml:space="preserve">Tablica </w:t>
      </w:r>
      <w:r>
        <w:rPr/>
        <w:fldChar w:fldCharType="begin"/>
      </w:r>
      <w:r>
        <w:rPr/>
        <w:instrText xml:space="preserve"> SEQ Tablica \* ARABIC </w:instrText>
      </w:r>
      <w:r>
        <w:rPr/>
        <w:fldChar w:fldCharType="separate"/>
      </w:r>
      <w:r>
        <w:rPr/>
        <w:t>4.10</w:t>
      </w:r>
      <w:r>
        <w:rPr/>
        <w:fldChar w:fldCharType="end"/>
      </w:r>
      <w:bookmarkEnd w:id="39"/>
      <w:r>
        <w:rPr/>
        <w:t xml:space="preserve"> </w:t>
      </w:r>
      <w:r>
        <w:rPr/>
        <w:t>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Organizator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Organizirani 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40" w:name="__RefHeading___Toc2040_1920549070"/>
      <w:bookmarkEnd w:id="40"/>
      <w:r>
        <w:rPr/>
        <w:t xml:space="preserve">Veza </w:t>
      </w:r>
      <w:r>
        <w:rPr>
          <w:rStyle w:val="Strong"/>
          <w:b/>
          <w:bCs/>
        </w:rPr>
        <w:t>Korisnik</w:t>
      </w:r>
      <w:r>
        <w:rPr>
          <w:rStyle w:val="Strong"/>
          <w:b/>
          <w:bCs/>
        </w:rPr>
        <w:t>Ponuda</w:t>
      </w:r>
    </w:p>
    <w:p>
      <w:pPr>
        <w:pStyle w:val="BodyText"/>
        <w:rPr/>
      </w:pPr>
      <w:r>
        <w:rPr/>
        <w:t xml:space="preserve">Korisnik </w:t>
      </w:r>
      <w:r>
        <w:rPr/>
        <w:t>stvara 0 ili više ponuda</w:t>
      </w:r>
      <w:r>
        <w:rPr/>
        <w:t xml:space="preserve"> </w:t>
      </w:r>
      <w:r>
        <w:rPr/>
        <w:t>(</w:t>
      </w:r>
      <w:r>
        <w:rPr/>
        <w:fldChar w:fldCharType="begin"/>
      </w:r>
      <w:r>
        <w:rPr/>
        <w:instrText xml:space="preserve"> REF Ref_Tablica10_label_and_number \h </w:instrText>
      </w:r>
      <w:r>
        <w:rPr/>
        <w:fldChar w:fldCharType="separate"/>
      </w:r>
      <w:r>
        <w:rPr/>
        <w:t>Tablica 4.11</w:t>
      </w:r>
      <w:r>
        <w:rPr/>
        <w:fldChar w:fldCharType="end"/>
      </w:r>
      <w:r>
        <w:rPr/>
        <w:t>).</w:t>
      </w:r>
    </w:p>
    <w:p>
      <w:pPr>
        <w:pStyle w:val="BodyText"/>
        <w:rPr/>
      </w:pPr>
      <w:r>
        <w:rPr/>
        <w:t>Veza KorisnikPonuda je  1:N veza.</w:t>
      </w:r>
    </w:p>
    <w:p>
      <w:pPr>
        <w:pStyle w:val="BodyText"/>
        <w:rPr/>
      </w:pPr>
      <w:r>
        <w:rPr>
          <w:rStyle w:val="Strong"/>
          <w:b w:val="false"/>
          <w:bCs w:val="false"/>
        </w:rPr>
        <w:t>PK = {idKorisnik, idDogadjaj}</w:t>
      </w:r>
    </w:p>
    <w:p>
      <w:pPr>
        <w:pStyle w:val="Tablica"/>
        <w:keepNext w:val="true"/>
        <w:rPr/>
      </w:pPr>
      <w:bookmarkStart w:id="41" w:name="Ref_Tablica10_label_and_number"/>
      <w:r>
        <w:rPr/>
        <w:t xml:space="preserve">Tablica </w:t>
      </w:r>
      <w:r>
        <w:rPr/>
        <w:fldChar w:fldCharType="begin"/>
      </w:r>
      <w:r>
        <w:rPr/>
        <w:instrText xml:space="preserve"> SEQ Tablica \* ARABIC </w:instrText>
      </w:r>
      <w:r>
        <w:rPr/>
        <w:fldChar w:fldCharType="separate"/>
      </w:r>
      <w:r>
        <w:rPr/>
        <w:t>4.11</w:t>
      </w:r>
      <w:r>
        <w:rPr/>
        <w:fldChar w:fldCharType="end"/>
      </w:r>
      <w:bookmarkEnd w:id="41"/>
      <w:r>
        <w:rPr/>
        <w:t xml:space="preserve"> </w:t>
      </w:r>
      <w:r>
        <w:rPr/>
        <w:t>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rPr/>
            </w:pPr>
            <w:r>
              <w:rPr/>
              <w:t>Atribut</w:t>
            </w:r>
          </w:p>
        </w:tc>
        <w:tc>
          <w:tcPr>
            <w:tcW w:w="3054" w:type="dxa"/>
            <w:tcBorders/>
            <w:vAlign w:val="center"/>
          </w:tcPr>
          <w:p>
            <w:pPr>
              <w:pStyle w:val="TableHeading"/>
              <w:spacing w:before="120" w:after="60"/>
              <w:rPr/>
            </w:pPr>
            <w:r>
              <w:rPr/>
              <w:t>Opis</w:t>
            </w:r>
          </w:p>
        </w:tc>
        <w:tc>
          <w:tcPr>
            <w:tcW w:w="2973" w:type="dxa"/>
            <w:tcBorders/>
            <w:vAlign w:val="center"/>
          </w:tcPr>
          <w:p>
            <w:pPr>
              <w:pStyle w:val="TableHeading"/>
              <w:spacing w:before="120" w:after="60"/>
              <w:rPr/>
            </w:pPr>
            <w:r>
              <w:rPr/>
              <w:t>Tip podatka</w:t>
            </w:r>
          </w:p>
        </w:tc>
      </w:tr>
      <w:tr>
        <w:trPr/>
        <w:tc>
          <w:tcPr>
            <w:tcW w:w="1623" w:type="dxa"/>
            <w:tcBorders/>
            <w:vAlign w:val="center"/>
          </w:tcPr>
          <w:p>
            <w:pPr>
              <w:pStyle w:val="TableContents"/>
              <w:spacing w:before="120" w:after="60"/>
              <w:rPr/>
            </w:pPr>
            <w:r>
              <w:rPr/>
              <w:t>idKorisnik</w:t>
            </w:r>
          </w:p>
        </w:tc>
        <w:tc>
          <w:tcPr>
            <w:tcW w:w="3054" w:type="dxa"/>
            <w:tcBorders/>
            <w:vAlign w:val="center"/>
          </w:tcPr>
          <w:p>
            <w:pPr>
              <w:pStyle w:val="TableContents"/>
              <w:spacing w:before="120" w:after="60"/>
              <w:rPr/>
            </w:pPr>
            <w:r>
              <w:rPr/>
              <w:t>Organizator</w:t>
            </w:r>
          </w:p>
        </w:tc>
        <w:tc>
          <w:tcPr>
            <w:tcW w:w="2973" w:type="dxa"/>
            <w:tcBorders/>
            <w:vAlign w:val="center"/>
          </w:tcPr>
          <w:p>
            <w:pPr>
              <w:pStyle w:val="TableContents"/>
              <w:spacing w:before="120" w:after="60"/>
              <w:rPr/>
            </w:pPr>
            <w:r>
              <w:rPr/>
              <w:t>INT</w:t>
            </w:r>
          </w:p>
        </w:tc>
      </w:tr>
      <w:tr>
        <w:trPr/>
        <w:tc>
          <w:tcPr>
            <w:tcW w:w="1623" w:type="dxa"/>
            <w:tcBorders/>
            <w:vAlign w:val="center"/>
          </w:tcPr>
          <w:p>
            <w:pPr>
              <w:pStyle w:val="TableContents"/>
              <w:spacing w:before="120" w:after="60"/>
              <w:rPr/>
            </w:pPr>
            <w:r>
              <w:rPr/>
              <w:t>id</w:t>
            </w:r>
            <w:r>
              <w:rPr/>
              <w:t>Ponuda</w:t>
            </w:r>
          </w:p>
        </w:tc>
        <w:tc>
          <w:tcPr>
            <w:tcW w:w="3054" w:type="dxa"/>
            <w:tcBorders/>
            <w:vAlign w:val="center"/>
          </w:tcPr>
          <w:p>
            <w:pPr>
              <w:pStyle w:val="TableContents"/>
              <w:spacing w:before="120" w:after="60"/>
              <w:rPr/>
            </w:pPr>
            <w:r>
              <w:rPr/>
              <w:t>Ponuda koju je stvorio organizator</w:t>
            </w:r>
          </w:p>
        </w:tc>
        <w:tc>
          <w:tcPr>
            <w:tcW w:w="2973" w:type="dxa"/>
            <w:tcBorders/>
            <w:vAlign w:val="center"/>
          </w:tcPr>
          <w:p>
            <w:pPr>
              <w:pStyle w:val="TableContents"/>
              <w:spacing w:before="120" w:after="60"/>
              <w:rPr/>
            </w:pPr>
            <w:r>
              <w:rPr/>
              <w:t>INT</w:t>
            </w:r>
          </w:p>
        </w:tc>
      </w:tr>
    </w:tbl>
    <w:p>
      <w:pPr>
        <w:pStyle w:val="HorizontalLine"/>
        <w:rPr/>
      </w:pPr>
      <w:r>
        <w:rPr/>
      </w:r>
    </w:p>
    <w:p>
      <w:pPr>
        <w:pStyle w:val="Heading3"/>
        <w:ind w:hanging="0" w:start="0"/>
        <w:rPr/>
      </w:pPr>
      <w:bookmarkStart w:id="42" w:name="__RefHeading___Toc2042_1920549070"/>
      <w:bookmarkEnd w:id="42"/>
      <w:r>
        <w:rPr/>
        <w:t xml:space="preserve">Veza </w:t>
      </w:r>
      <w:r>
        <w:rPr>
          <w:rStyle w:val="Strong"/>
          <w:b/>
          <w:bCs/>
        </w:rPr>
        <w:t>DogadjajPonuda</w:t>
      </w:r>
    </w:p>
    <w:p>
      <w:pPr>
        <w:pStyle w:val="BodyText"/>
        <w:rPr/>
      </w:pPr>
      <w:r>
        <w:rPr/>
        <w:t xml:space="preserve">Više ponuda može biti povezano s jednim događajem. </w:t>
      </w:r>
      <w:r>
        <w:rPr/>
        <w:t xml:space="preserve">DogadajPonuda je </w:t>
      </w:r>
      <w:r>
        <w:rPr/>
        <w:t xml:space="preserve">N:N </w:t>
      </w:r>
      <w:r>
        <w:rPr/>
        <w:t>veza</w:t>
      </w:r>
      <w:r>
        <w:rPr/>
        <w:t xml:space="preserve"> </w:t>
      </w:r>
      <w:r>
        <w:rPr/>
        <w:t>(</w:t>
      </w:r>
      <w:r>
        <w:rPr/>
        <w:fldChar w:fldCharType="begin"/>
      </w:r>
      <w:r>
        <w:rPr/>
        <w:instrText xml:space="preserve"> REF Ref_Tablica11_label_and_number \h </w:instrText>
      </w:r>
      <w:r>
        <w:rPr/>
        <w:fldChar w:fldCharType="separate"/>
      </w:r>
      <w:r>
        <w:rPr/>
        <w:t>Tablica 4.12</w:t>
      </w:r>
      <w:r>
        <w:rPr/>
        <w:fldChar w:fldCharType="end"/>
      </w:r>
      <w:r>
        <w:rPr/>
        <w:t>).</w:t>
      </w:r>
    </w:p>
    <w:p>
      <w:pPr>
        <w:pStyle w:val="BodyText"/>
        <w:rPr/>
      </w:pPr>
      <w:r>
        <w:rPr>
          <w:rStyle w:val="Strong"/>
          <w:b w:val="false"/>
          <w:bCs w:val="false"/>
        </w:rPr>
        <w:t>PK = {idDogadjaj, idPonuda}</w:t>
      </w:r>
    </w:p>
    <w:p>
      <w:pPr>
        <w:pStyle w:val="Tablica"/>
        <w:keepNext w:val="true"/>
        <w:rPr/>
      </w:pPr>
      <w:bookmarkStart w:id="43" w:name="Ref_Tablica11_label_and_number"/>
      <w:r>
        <w:rPr/>
        <w:t xml:space="preserve">Tablica </w:t>
      </w:r>
      <w:r>
        <w:rPr/>
        <w:fldChar w:fldCharType="begin"/>
      </w:r>
      <w:r>
        <w:rPr/>
        <w:instrText xml:space="preserve"> SEQ Tablica \* ARABIC </w:instrText>
      </w:r>
      <w:r>
        <w:rPr/>
        <w:fldChar w:fldCharType="separate"/>
      </w:r>
      <w:r>
        <w:rPr/>
        <w:t>4.12</w:t>
      </w:r>
      <w:r>
        <w:rPr/>
        <w:fldChar w:fldCharType="end"/>
      </w:r>
      <w:bookmarkEnd w:id="43"/>
      <w:r>
        <w:rPr/>
        <w:t xml:space="preserve"> </w:t>
      </w:r>
      <w:r>
        <w:rPr/>
        <w:t>Veza DogadjajPonuda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idPonuda</w:t>
            </w:r>
          </w:p>
        </w:tc>
        <w:tc>
          <w:tcPr>
            <w:tcW w:w="3054" w:type="dxa"/>
            <w:tcBorders/>
            <w:vAlign w:val="center"/>
          </w:tcPr>
          <w:p>
            <w:pPr>
              <w:pStyle w:val="TableContents"/>
              <w:widowControl w:val="false"/>
              <w:suppressLineNumbers/>
              <w:spacing w:before="120" w:after="60"/>
              <w:rPr/>
            </w:pPr>
            <w:r>
              <w:rPr/>
              <w:t>Povezana ponuda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44" w:name="__RefHeading___Toc2044_1920549070"/>
      <w:bookmarkEnd w:id="44"/>
      <w:r>
        <w:rPr/>
        <w:t xml:space="preserve">Veza </w:t>
      </w:r>
      <w:r>
        <w:rPr>
          <w:rStyle w:val="Strong"/>
          <w:b/>
          <w:bCs/>
        </w:rPr>
        <w:t>seOdržava</w:t>
      </w:r>
    </w:p>
    <w:p>
      <w:pPr>
        <w:pStyle w:val="BodyText"/>
        <w:rPr/>
      </w:pPr>
      <w:r>
        <w:rPr/>
        <w:t xml:space="preserve">Događaj se </w:t>
      </w:r>
      <w:r>
        <w:rPr/>
        <w:t xml:space="preserve">uvijek </w:t>
      </w:r>
      <w:r>
        <w:rPr/>
        <w:t xml:space="preserve">održava u određenom prostoru </w:t>
      </w:r>
      <w:r>
        <w:rPr/>
        <w:t>(</w:t>
      </w:r>
      <w:r>
        <w:rPr/>
        <w:fldChar w:fldCharType="begin"/>
      </w:r>
      <w:r>
        <w:rPr/>
        <w:instrText xml:space="preserve"> REF Ref_Tablica12_label_and_number \h </w:instrText>
      </w:r>
      <w:r>
        <w:rPr/>
        <w:fldChar w:fldCharType="separate"/>
      </w:r>
      <w:r>
        <w:rPr/>
        <w:t>Tablica 4.13</w:t>
      </w:r>
      <w:r>
        <w:rPr/>
        <w:fldChar w:fldCharType="end"/>
      </w:r>
      <w:r>
        <w:rPr/>
        <w:t>).</w:t>
      </w:r>
    </w:p>
    <w:p>
      <w:pPr>
        <w:pStyle w:val="BodyText"/>
        <w:rPr/>
      </w:pPr>
      <w:r>
        <w:rPr/>
        <w:t xml:space="preserve">Veza seOdržava je 1:N veza. </w:t>
      </w:r>
    </w:p>
    <w:p>
      <w:pPr>
        <w:pStyle w:val="BodyText"/>
        <w:rPr/>
      </w:pPr>
      <w:r>
        <w:rPr>
          <w:rStyle w:val="Strong"/>
          <w:b w:val="false"/>
          <w:bCs w:val="false"/>
        </w:rPr>
        <w:t>PK = {idDogadjaj, idProstor}</w:t>
      </w:r>
    </w:p>
    <w:p>
      <w:pPr>
        <w:pStyle w:val="Tablica"/>
        <w:keepNext w:val="true"/>
        <w:rPr/>
      </w:pPr>
      <w:bookmarkStart w:id="45" w:name="Ref_Tablica12_label_and_number"/>
      <w:r>
        <w:rPr/>
        <w:t xml:space="preserve">Tablica </w:t>
      </w:r>
      <w:r>
        <w:rPr/>
        <w:fldChar w:fldCharType="begin"/>
      </w:r>
      <w:r>
        <w:rPr/>
        <w:instrText xml:space="preserve"> SEQ Tablica \* ARABIC </w:instrText>
      </w:r>
      <w:r>
        <w:rPr/>
        <w:fldChar w:fldCharType="separate"/>
      </w:r>
      <w:r>
        <w:rPr/>
        <w:t>4.13</w:t>
      </w:r>
      <w:r>
        <w:rPr/>
        <w:fldChar w:fldCharType="end"/>
      </w:r>
      <w:bookmarkEnd w:id="45"/>
      <w:r>
        <w:rPr/>
        <w:t xml:space="preserve"> </w:t>
      </w:r>
      <w:r>
        <w:rPr/>
        <w:t>Veza seOdržava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46" w:name="__RefHeading___Toc2046_1920549070"/>
      <w:bookmarkEnd w:id="46"/>
      <w:r>
        <w:rPr/>
        <w:t xml:space="preserve">Veza </w:t>
      </w:r>
      <w:r>
        <w:rPr>
          <w:rStyle w:val="Strong"/>
          <w:b/>
          <w:bCs/>
        </w:rPr>
        <w:t>JeZakazan</w:t>
      </w:r>
    </w:p>
    <w:p>
      <w:pPr>
        <w:pStyle w:val="BodyText"/>
        <w:rPr/>
      </w:pPr>
      <w:r>
        <w:rPr/>
        <w:t xml:space="preserve">Događaj je rezerviran kroz sustav rezervacija. </w:t>
      </w:r>
      <w:r>
        <w:rPr/>
        <w:t>(</w:t>
      </w:r>
      <w:r>
        <w:rPr/>
        <w:fldChar w:fldCharType="begin"/>
      </w:r>
      <w:r>
        <w:rPr/>
        <w:instrText xml:space="preserve"> REF Ref_Tablica13_label_and_number \h </w:instrText>
      </w:r>
      <w:r>
        <w:rPr/>
        <w:fldChar w:fldCharType="separate"/>
      </w:r>
      <w:r>
        <w:rPr/>
        <w:t>Tablica 4.14</w:t>
      </w:r>
      <w:r>
        <w:rPr/>
        <w:fldChar w:fldCharType="end"/>
      </w:r>
      <w:r>
        <w:rPr/>
        <w:t>).</w:t>
      </w:r>
    </w:p>
    <w:p>
      <w:pPr>
        <w:pStyle w:val="BodyText"/>
        <w:rPr/>
      </w:pPr>
      <w:r>
        <w:rPr/>
        <w:t>Veza JeZakazan je 1:N veza.</w:t>
      </w:r>
    </w:p>
    <w:p>
      <w:pPr>
        <w:pStyle w:val="BodyText"/>
        <w:rPr/>
      </w:pPr>
      <w:r>
        <w:rPr>
          <w:rStyle w:val="Strong"/>
          <w:b w:val="false"/>
          <w:bCs w:val="false"/>
        </w:rPr>
        <w:t>PK = {idRezervacija, idDogadjaj}</w:t>
      </w:r>
    </w:p>
    <w:p>
      <w:pPr>
        <w:pStyle w:val="Tablica"/>
        <w:keepNext w:val="true"/>
        <w:rPr/>
      </w:pPr>
      <w:bookmarkStart w:id="47" w:name="Ref_Tablica13_label_and_number"/>
      <w:r>
        <w:rPr/>
        <w:t xml:space="preserve">Tablica </w:t>
      </w:r>
      <w:r>
        <w:rPr/>
        <w:fldChar w:fldCharType="begin"/>
      </w:r>
      <w:r>
        <w:rPr/>
        <w:instrText xml:space="preserve"> SEQ Tablica \* ARABIC </w:instrText>
      </w:r>
      <w:r>
        <w:rPr/>
        <w:fldChar w:fldCharType="separate"/>
      </w:r>
      <w:r>
        <w:rPr/>
        <w:t>4.14</w:t>
      </w:r>
      <w:r>
        <w:rPr/>
        <w:fldChar w:fldCharType="end"/>
      </w:r>
      <w:bookmarkEnd w:id="47"/>
      <w:r>
        <w:rPr/>
        <w:t xml:space="preserve"> </w:t>
      </w:r>
      <w:r>
        <w:rPr/>
        <w:t>Veza JeZakazan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48" w:name="__RefHeading___Toc2048_1920549070"/>
      <w:bookmarkEnd w:id="48"/>
      <w:r>
        <w:rPr/>
        <w:t xml:space="preserve">Veza </w:t>
      </w:r>
      <w:r>
        <w:rPr>
          <w:rStyle w:val="Strong"/>
          <w:b/>
          <w:bCs/>
        </w:rPr>
        <w:t>Rezervirao</w:t>
      </w:r>
    </w:p>
    <w:p>
      <w:pPr>
        <w:pStyle w:val="BodyText"/>
        <w:rPr/>
      </w:pPr>
      <w:r>
        <w:rPr/>
        <w:t>Korisnik (kupac) kreira rezervaciju.</w:t>
      </w:r>
      <w:r>
        <w:rPr/>
        <w:t>Veza Rezervirao je 1:N veza</w:t>
      </w:r>
      <w:r>
        <w:rPr/>
        <w:t xml:space="preserve"> </w:t>
      </w:r>
      <w:r>
        <w:rPr/>
        <w:t>(</w:t>
      </w:r>
      <w:r>
        <w:rPr/>
        <w:fldChar w:fldCharType="begin"/>
      </w:r>
      <w:r>
        <w:rPr/>
        <w:instrText xml:space="preserve"> REF Ref_Tablica14_label_and_number \h </w:instrText>
      </w:r>
      <w:r>
        <w:rPr/>
        <w:fldChar w:fldCharType="separate"/>
      </w:r>
      <w:r>
        <w:rPr/>
        <w:t>Tablica 4.15</w:t>
      </w:r>
      <w:r>
        <w:rPr/>
        <w:fldChar w:fldCharType="end"/>
      </w:r>
      <w:r>
        <w:rPr/>
        <w:t>).</w:t>
      </w:r>
    </w:p>
    <w:p>
      <w:pPr>
        <w:pStyle w:val="BodyText"/>
        <w:rPr/>
      </w:pPr>
      <w:r>
        <w:rPr>
          <w:rStyle w:val="Strong"/>
          <w:b w:val="false"/>
          <w:bCs w:val="false"/>
        </w:rPr>
        <w:t>PK = {idKorisnik, idRezervacija}</w:t>
      </w:r>
    </w:p>
    <w:p>
      <w:pPr>
        <w:pStyle w:val="Tablica"/>
        <w:keepNext w:val="true"/>
        <w:rPr/>
      </w:pPr>
      <w:bookmarkStart w:id="49" w:name="Ref_Tablica14_label_and_number"/>
      <w:r>
        <w:rPr/>
        <w:t xml:space="preserve">Tablica </w:t>
      </w:r>
      <w:r>
        <w:rPr/>
        <w:fldChar w:fldCharType="begin"/>
      </w:r>
      <w:r>
        <w:rPr/>
        <w:instrText xml:space="preserve"> SEQ Tablica \* ARABIC </w:instrText>
      </w:r>
      <w:r>
        <w:rPr/>
        <w:fldChar w:fldCharType="separate"/>
      </w:r>
      <w:r>
        <w:rPr/>
        <w:t>4.15</w:t>
      </w:r>
      <w:r>
        <w:rPr/>
        <w:fldChar w:fldCharType="end"/>
      </w:r>
      <w:bookmarkEnd w:id="49"/>
      <w:r>
        <w:rPr/>
        <w:t xml:space="preserve"> </w:t>
      </w:r>
      <w:r>
        <w:rPr/>
        <w:t>Veza Rezervirao</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Kupac</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50" w:name="__RefHeading___Toc2050_1920549070"/>
      <w:bookmarkEnd w:id="50"/>
      <w:r>
        <w:rPr/>
        <w:t xml:space="preserve">Veza </w:t>
      </w:r>
      <w:r>
        <w:rPr>
          <w:rStyle w:val="Strong"/>
          <w:b/>
          <w:bCs/>
        </w:rPr>
        <w:t>SeOdvija</w:t>
      </w:r>
    </w:p>
    <w:p>
      <w:pPr>
        <w:pStyle w:val="BodyText"/>
        <w:rPr/>
      </w:pPr>
      <w:r>
        <w:rPr/>
        <w:t xml:space="preserve">Rezervacija je vezana uz konkretan termin, </w:t>
      </w:r>
      <w:r>
        <w:rPr/>
        <w:t>no termini mogu postojati bez odgovarajuće rezervacije ako su slobodni</w:t>
      </w:r>
      <w:r>
        <w:rPr/>
        <w:t xml:space="preserve">. </w:t>
      </w:r>
      <w:r>
        <w:rPr/>
        <w:t>Pritom je status termina</w:t>
      </w:r>
      <w:r>
        <w:rPr/>
        <w:t xml:space="preserve"> </w:t>
      </w:r>
      <w:r>
        <w:rPr/>
        <w:t xml:space="preserve">Veza </w:t>
      </w:r>
      <w:r>
        <w:rPr/>
        <w:t xml:space="preserve">seOdvija </w:t>
      </w:r>
      <w:r>
        <w:rPr/>
        <w:t xml:space="preserve">je 1:1 </w:t>
      </w:r>
      <w:r>
        <w:rPr/>
        <w:t xml:space="preserve">veza </w:t>
      </w:r>
      <w:r>
        <w:rPr/>
        <w:t>(</w:t>
      </w:r>
      <w:r>
        <w:rPr/>
        <w:fldChar w:fldCharType="begin"/>
      </w:r>
      <w:r>
        <w:rPr/>
        <w:instrText xml:space="preserve"> REF Ref_Tablica15_label_and_number \h </w:instrText>
      </w:r>
      <w:r>
        <w:rPr/>
        <w:fldChar w:fldCharType="separate"/>
      </w:r>
      <w:r>
        <w:rPr/>
        <w:t>Tablica 4.16</w:t>
      </w:r>
      <w:r>
        <w:rPr/>
        <w:fldChar w:fldCharType="end"/>
      </w:r>
      <w:r>
        <w:rPr/>
        <w:t>).</w:t>
      </w:r>
    </w:p>
    <w:p>
      <w:pPr>
        <w:pStyle w:val="BodyText"/>
        <w:rPr/>
      </w:pPr>
      <w:r>
        <w:rPr>
          <w:rStyle w:val="Strong"/>
          <w:b w:val="false"/>
          <w:bCs w:val="false"/>
        </w:rPr>
        <w:t>PK = {idRezervacija, idTermin}</w:t>
      </w:r>
    </w:p>
    <w:p>
      <w:pPr>
        <w:pStyle w:val="Tablica"/>
        <w:keepNext w:val="true"/>
        <w:rPr/>
      </w:pPr>
      <w:bookmarkStart w:id="51" w:name="Ref_Tablica15_label_and_number"/>
      <w:r>
        <w:rPr/>
        <w:t xml:space="preserve">Tablica </w:t>
      </w:r>
      <w:r>
        <w:rPr/>
        <w:fldChar w:fldCharType="begin"/>
      </w:r>
      <w:r>
        <w:rPr/>
        <w:instrText xml:space="preserve"> SEQ Tablica \* ARABIC </w:instrText>
      </w:r>
      <w:r>
        <w:rPr/>
        <w:fldChar w:fldCharType="separate"/>
      </w:r>
      <w:r>
        <w:rPr/>
        <w:t>4.16</w:t>
      </w:r>
      <w:r>
        <w:rPr/>
        <w:fldChar w:fldCharType="end"/>
      </w:r>
      <w:bookmarkEnd w:id="51"/>
      <w:r>
        <w:rPr/>
        <w:t xml:space="preserve"> </w:t>
      </w:r>
      <w:r>
        <w:rPr/>
        <w:t>Veza SeOdvija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događaja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52" w:name="__RefHeading___Toc2052_1920549070"/>
      <w:bookmarkEnd w:id="52"/>
      <w:r>
        <w:rPr/>
        <w:t xml:space="preserve">Veza </w:t>
      </w:r>
      <w:r>
        <w:rPr>
          <w:rStyle w:val="Strong"/>
          <w:b/>
          <w:bCs/>
        </w:rPr>
        <w:t>RezervacijaGost</w:t>
      </w:r>
    </w:p>
    <w:p>
      <w:pPr>
        <w:pStyle w:val="BodyText"/>
        <w:rPr/>
      </w:pPr>
      <w:r>
        <w:rPr/>
        <w:t xml:space="preserve">Svaka rezervacija može uključivati više gostiju. </w:t>
      </w:r>
      <w:r>
        <w:rPr/>
        <w:t>Veza RezervacijaGost je N:N veza.</w:t>
      </w:r>
      <w:r>
        <w:rPr/>
        <w:t xml:space="preserve"> </w:t>
      </w:r>
      <w:r>
        <w:rPr/>
        <w:t>(</w:t>
      </w:r>
      <w:r>
        <w:rPr/>
        <w:fldChar w:fldCharType="begin"/>
      </w:r>
      <w:r>
        <w:rPr/>
        <w:instrText xml:space="preserve"> REF Ref_Tablica16_label_and_number \h </w:instrText>
      </w:r>
      <w:r>
        <w:rPr/>
        <w:fldChar w:fldCharType="separate"/>
      </w:r>
      <w:r>
        <w:rPr/>
        <w:t>Tablica 4.17</w:t>
      </w:r>
      <w:r>
        <w:rPr/>
        <w:fldChar w:fldCharType="end"/>
      </w:r>
      <w:r>
        <w:rPr/>
        <w:t>).</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Style w:val="Strong"/>
          <w:b w:val="false"/>
          <w:bCs w:val="false"/>
        </w:rPr>
        <w:t>PK = {idRezervacija, idGost}</w:t>
      </w:r>
    </w:p>
    <w:p>
      <w:pPr>
        <w:pStyle w:val="Tablica"/>
        <w:keepNext w:val="true"/>
        <w:rPr/>
      </w:pPr>
      <w:bookmarkStart w:id="53" w:name="Ref_Tablica16_label_and_number"/>
      <w:r>
        <w:rPr/>
        <w:t xml:space="preserve">Tablica </w:t>
      </w:r>
      <w:r>
        <w:rPr/>
        <w:fldChar w:fldCharType="begin"/>
      </w:r>
      <w:r>
        <w:rPr/>
        <w:instrText xml:space="preserve"> SEQ Tablica \* ARABIC </w:instrText>
      </w:r>
      <w:r>
        <w:rPr/>
        <w:fldChar w:fldCharType="separate"/>
      </w:r>
      <w:r>
        <w:rPr/>
        <w:t>4.17</w:t>
      </w:r>
      <w:r>
        <w:rPr/>
        <w:fldChar w:fldCharType="end"/>
      </w:r>
      <w:bookmarkEnd w:id="53"/>
      <w:r>
        <w:rPr/>
        <w:t xml:space="preserve"> </w:t>
      </w:r>
      <w:r>
        <w:rPr/>
        <w:t>Veza RezervacijaGost</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idGost</w:t>
            </w:r>
          </w:p>
        </w:tc>
        <w:tc>
          <w:tcPr>
            <w:tcW w:w="3054" w:type="dxa"/>
            <w:tcBorders/>
            <w:vAlign w:val="center"/>
          </w:tcPr>
          <w:p>
            <w:pPr>
              <w:pStyle w:val="TableContents"/>
              <w:widowControl w:val="false"/>
              <w:suppressLineNumbers/>
              <w:spacing w:before="120" w:after="60"/>
              <w:rPr/>
            </w:pPr>
            <w:r>
              <w:rPr/>
              <w:t>Povezani gost</w:t>
            </w:r>
          </w:p>
        </w:tc>
        <w:tc>
          <w:tcPr>
            <w:tcW w:w="2973" w:type="dxa"/>
            <w:tcBorders/>
            <w:vAlign w:val="center"/>
          </w:tcPr>
          <w:p>
            <w:pPr>
              <w:pStyle w:val="TableContents"/>
              <w:widowControl w:val="false"/>
              <w:suppressLineNumbers/>
              <w:spacing w:before="120" w:after="60"/>
              <w:rPr/>
            </w:pPr>
            <w:r>
              <w:rPr/>
              <w:t>INT</w:t>
            </w:r>
          </w:p>
        </w:tc>
      </w:tr>
    </w:tbl>
    <w:p>
      <w:pPr>
        <w:pStyle w:val="Heading3"/>
        <w:numPr>
          <w:ilvl w:val="0"/>
          <w:numId w:val="0"/>
        </w:numPr>
        <w:ind w:hanging="0" w:start="851"/>
        <w:rPr/>
      </w:pPr>
      <w:r>
        <w:rPr/>
      </w:r>
    </w:p>
    <w:p>
      <w:pPr>
        <w:pStyle w:val="Heading3"/>
        <w:rPr/>
      </w:pPr>
      <w:bookmarkStart w:id="54" w:name="__RefHeading___Toc4129_723378845"/>
      <w:bookmarkEnd w:id="54"/>
      <w:r>
        <w:rPr/>
        <w:t>ENUM tablice</w:t>
      </w:r>
    </w:p>
    <w:p>
      <w:pPr>
        <w:pStyle w:val="BodyText"/>
        <w:rPr/>
      </w:pPr>
      <w:r>
        <w:rPr/>
        <w:t xml:space="preserve">U svrhu ograničavanja vrijednosti određenih atributa i postizanja veće konzistentnosti unutar baze podataka, implementirani su posebni tipovi podataka u obliku </w:t>
      </w:r>
      <w:r>
        <w:rPr/>
        <w:t>ENUM</w:t>
      </w:r>
      <w:r>
        <w:rPr/>
        <w:t xml:space="preserve"> struktura. Ovi tipovi omogućuju jasnu definiciju valjanih stanja za ključne funkcionalnosti sustava.</w:t>
      </w:r>
    </w:p>
    <w:p>
      <w:pPr>
        <w:pStyle w:val="BodyText"/>
        <w:rPr/>
      </w:pPr>
      <w:r>
        <w:rPr/>
        <w:t>Tip „</w:t>
      </w:r>
      <w:r>
        <w:rPr/>
        <w:t>status_rezrvacije_enum”</w:t>
      </w:r>
      <w:r>
        <w:rPr/>
        <w:t xml:space="preserve"> koristi se za praćenje statusa rezervacije i podržava automatizirano upravljanje njezinim životnim ciklusom. </w:t>
      </w:r>
      <w:r>
        <w:rPr/>
        <w:t>T</w:t>
      </w:r>
      <w:r>
        <w:rPr/>
        <w:t>ip „</w:t>
      </w:r>
      <w:r>
        <w:rPr/>
        <w:t>tip_cijene_enum”</w:t>
      </w:r>
      <w:r>
        <w:rPr/>
        <w:t xml:space="preserve"> određuje način izračuna iznosa ponude, bilo kao fiksni iznos ili cijena po osobi. Tip „</w:t>
      </w:r>
      <w:r>
        <w:rPr/>
        <w:t>uloga_enum”</w:t>
      </w:r>
      <w:r>
        <w:rPr/>
        <w:t xml:space="preserve"> služi za klasifikaciju korisnika prema njihovim ulogama u sustavu (organizator ili kupac), čime se omogućuje provedba logike kontrole pristupa. Konačno, „</w:t>
      </w:r>
      <w:r>
        <w:rPr/>
        <w:t>kategorija_enum”</w:t>
      </w:r>
      <w:r>
        <w:rPr/>
        <w:t xml:space="preserve"> omogućuje kategorizaciju ponuda prema vrsti usluge, kao što su rekviziti, catering, piće ili druge dodatne usluge </w:t>
      </w:r>
      <w:r>
        <w:rPr/>
        <w:t>(Kod 4.1).</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Normal"/>
        <w:rPr/>
      </w:pPr>
      <w:r>
        <w:rPr/>
      </w:r>
    </w:p>
    <w:p>
      <w:pPr>
        <w:pStyle w:val="Kd"/>
        <w:rPr/>
      </w:pPr>
      <w:r>
        <w:rPr/>
        <w:t>CREATE TYPE public.status_rezervacije_enum AS ENUM (</w:t>
      </w:r>
    </w:p>
    <w:p>
      <w:pPr>
        <w:pStyle w:val="Kd"/>
        <w:rPr/>
      </w:pPr>
      <w:r>
        <w:rPr/>
        <w:t xml:space="preserve">    </w:t>
      </w:r>
      <w:r>
        <w:rPr/>
        <w:t>'CEKA_POTVRDU',</w:t>
      </w:r>
    </w:p>
    <w:p>
      <w:pPr>
        <w:pStyle w:val="Kd"/>
        <w:rPr/>
      </w:pPr>
      <w:r>
        <w:rPr/>
        <w:t xml:space="preserve">    </w:t>
      </w:r>
      <w:r>
        <w:rPr/>
        <w:t>'PLACENO',</w:t>
      </w:r>
    </w:p>
    <w:p>
      <w:pPr>
        <w:pStyle w:val="Kd"/>
        <w:rPr/>
      </w:pPr>
      <w:r>
        <w:rPr/>
        <w:t xml:space="preserve">    </w:t>
      </w:r>
      <w:r>
        <w:rPr/>
        <w:t>'OTKAZANO'</w:t>
      </w:r>
    </w:p>
    <w:p>
      <w:pPr>
        <w:pStyle w:val="Kd"/>
        <w:rPr/>
      </w:pPr>
      <w:r>
        <w:rPr/>
        <w:t>);</w:t>
      </w:r>
    </w:p>
    <w:p>
      <w:pPr>
        <w:pStyle w:val="Kd"/>
        <w:rPr/>
      </w:pPr>
      <w:r>
        <w:rPr/>
        <w:t>CREATE TYPE public.tip_cijene_enum AS ENUM (</w:t>
      </w:r>
    </w:p>
    <w:p>
      <w:pPr>
        <w:pStyle w:val="Kd"/>
        <w:rPr/>
      </w:pPr>
      <w:r>
        <w:rPr/>
        <w:t xml:space="preserve">    </w:t>
      </w:r>
      <w:r>
        <w:rPr/>
        <w:t>'FIKSNO',</w:t>
      </w:r>
    </w:p>
    <w:p>
      <w:pPr>
        <w:pStyle w:val="Kd"/>
        <w:rPr/>
      </w:pPr>
      <w:r>
        <w:rPr/>
        <w:t xml:space="preserve">    </w:t>
      </w:r>
      <w:r>
        <w:rPr/>
        <w:t>'PO_OSOBI'</w:t>
      </w:r>
    </w:p>
    <w:p>
      <w:pPr>
        <w:pStyle w:val="Kd"/>
        <w:rPr/>
      </w:pPr>
      <w:r>
        <w:rPr/>
        <w:t>);</w:t>
      </w:r>
    </w:p>
    <w:p>
      <w:pPr>
        <w:pStyle w:val="Kd"/>
        <w:rPr/>
      </w:pPr>
      <w:r>
        <w:rPr/>
        <w:t>CREATE TYPE public.uloga_enum AS ENUM (</w:t>
      </w:r>
    </w:p>
    <w:p>
      <w:pPr>
        <w:pStyle w:val="Kd"/>
        <w:rPr/>
      </w:pPr>
      <w:r>
        <w:rPr/>
        <w:t xml:space="preserve">    </w:t>
      </w:r>
      <w:r>
        <w:rPr/>
        <w:t>'ORGANIZATOR',</w:t>
      </w:r>
    </w:p>
    <w:p>
      <w:pPr>
        <w:pStyle w:val="Kd"/>
        <w:rPr/>
      </w:pPr>
      <w:r>
        <w:rPr/>
        <w:t xml:space="preserve">    </w:t>
      </w:r>
      <w:r>
        <w:rPr/>
        <w:t>'KUPAC'</w:t>
      </w:r>
    </w:p>
    <w:p>
      <w:pPr>
        <w:pStyle w:val="Kd"/>
        <w:rPr/>
      </w:pPr>
      <w:r>
        <w:rPr/>
        <w:t>);</w:t>
      </w:r>
    </w:p>
    <w:p>
      <w:pPr>
        <w:pStyle w:val="Kd"/>
        <w:rPr/>
      </w:pPr>
      <w:r>
        <w:rPr/>
        <w:t>CREATE TYPE public.kategorija_enum AS ENUM (</w:t>
      </w:r>
    </w:p>
    <w:p>
      <w:pPr>
        <w:pStyle w:val="Kd"/>
        <w:rPr/>
      </w:pPr>
      <w:r>
        <w:rPr/>
        <w:t xml:space="preserve">    </w:t>
      </w:r>
      <w:r>
        <w:rPr/>
        <w:t>'REKVIZITI',</w:t>
      </w:r>
    </w:p>
    <w:p>
      <w:pPr>
        <w:pStyle w:val="Kd"/>
        <w:rPr/>
      </w:pPr>
      <w:r>
        <w:rPr/>
        <w:t xml:space="preserve">    </w:t>
      </w:r>
      <w:r>
        <w:rPr/>
        <w:t>'CATERING',</w:t>
      </w:r>
    </w:p>
    <w:p>
      <w:pPr>
        <w:pStyle w:val="Kd"/>
        <w:rPr/>
      </w:pPr>
      <w:r>
        <w:rPr/>
        <w:t xml:space="preserve">    </w:t>
      </w:r>
      <w:r>
        <w:rPr/>
        <w:t>'PICE',</w:t>
      </w:r>
    </w:p>
    <w:p>
      <w:pPr>
        <w:pStyle w:val="Kd"/>
        <w:rPr/>
      </w:pPr>
      <w:r>
        <w:rPr/>
        <w:t xml:space="preserve">    </w:t>
      </w:r>
      <w:r>
        <w:rPr/>
        <w:t>'USLUGA'</w:t>
      </w:r>
    </w:p>
    <w:p>
      <w:pPr>
        <w:pStyle w:val="Kd"/>
        <w:rPr/>
      </w:pPr>
      <w:r>
        <w:rPr/>
        <w:t>);</w:t>
      </w:r>
    </w:p>
    <w:p>
      <w:pPr>
        <w:pStyle w:val="Text"/>
        <w:rPr/>
      </w:pPr>
      <w:r>
        <w:rPr/>
        <w:t xml:space="preserve">Kod </w:t>
      </w:r>
      <w:r>
        <w:rPr/>
        <w:t>4</w:t>
      </w:r>
      <w:r>
        <w:rPr/>
        <w:t>.1 SQL kreiranje ENUM tablicama</w:t>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BodyText"/>
        <w:rPr/>
      </w:pPr>
      <w:r>
        <w:rPr/>
        <w:t xml:space="preserve">Prilikom kreiranja rezervacije, status u objektu rezervacija se postavlja status „NA_CEKANJU”, čeka akciju kupca tako što će ili platiti pa postaviti status „PLACENO” ili otkazati pa postaviti status „OTKAZANO”. Status se sam mijenja u otkazano ukoliko je prošao otkazni rok, a rezervacija nije bila plaćena. Logika upravljanja tog statusa rezervacije je osigurana u bazi sa sljedećom funkcijom koja se poziva periodički (kod </w:t>
      </w:r>
      <w:r>
        <w:rPr/>
        <w:t>4</w:t>
      </w:r>
      <w:r>
        <w:rPr/>
        <w:t>.2) ali isto tako je i u poslužiteljskom sloju osigurana provjera otkaznog roka.</w:t>
      </w:r>
    </w:p>
    <w:p>
      <w:pPr>
        <w:pStyle w:val="Kd"/>
        <w:rPr/>
      </w:pPr>
      <w:r>
        <w:rPr/>
        <w:t>CREATE OR REPLACE FUNCTION provjeri_i_otkazi_rezervacije()</w:t>
      </w:r>
    </w:p>
    <w:p>
      <w:pPr>
        <w:pStyle w:val="Kd"/>
        <w:rPr/>
      </w:pPr>
      <w:r>
        <w:rPr/>
        <w:t>RETURNS void AS $$</w:t>
      </w:r>
    </w:p>
    <w:p>
      <w:pPr>
        <w:pStyle w:val="Kd"/>
        <w:rPr/>
      </w:pPr>
      <w:r>
        <w:rPr/>
        <w:t>BEGIN</w:t>
      </w:r>
    </w:p>
    <w:p>
      <w:pPr>
        <w:pStyle w:val="Kd"/>
        <w:rPr/>
      </w:pPr>
      <w:r>
        <w:rPr/>
        <w:t xml:space="preserve">    </w:t>
      </w:r>
      <w:r>
        <w:rPr/>
        <w:t>UPDATE rezervacija r</w:t>
      </w:r>
    </w:p>
    <w:p>
      <w:pPr>
        <w:pStyle w:val="Kd"/>
        <w:rPr/>
      </w:pPr>
      <w:r>
        <w:rPr/>
        <w:t xml:space="preserve">    </w:t>
      </w:r>
      <w:r>
        <w:rPr/>
        <w:t>SET status = 'OTKAZANO'</w:t>
      </w:r>
    </w:p>
    <w:p>
      <w:pPr>
        <w:pStyle w:val="Kd"/>
        <w:rPr/>
      </w:pPr>
      <w:r>
        <w:rPr/>
        <w:t xml:space="preserve">    </w:t>
      </w:r>
      <w:r>
        <w:rPr/>
        <w:t>FROM dogadjaj d</w:t>
      </w:r>
    </w:p>
    <w:p>
      <w:pPr>
        <w:pStyle w:val="Kd"/>
        <w:rPr/>
      </w:pPr>
      <w:r>
        <w:rPr/>
        <w:t xml:space="preserve">    </w:t>
      </w:r>
      <w:r>
        <w:rPr/>
        <w:t>JOIN termin t ON t.termin_id = r.prostor_termin_id</w:t>
      </w:r>
    </w:p>
    <w:p>
      <w:pPr>
        <w:pStyle w:val="Kd"/>
        <w:rPr/>
      </w:pPr>
      <w:r>
        <w:rPr/>
        <w:t xml:space="preserve">    </w:t>
      </w:r>
      <w:r>
        <w:rPr/>
        <w:t>WHERE r.dogadjaj_id = d.dogadjaj_id</w:t>
      </w:r>
    </w:p>
    <w:p>
      <w:pPr>
        <w:pStyle w:val="Kd"/>
        <w:rPr/>
      </w:pPr>
      <w:r>
        <w:rPr/>
        <w:t xml:space="preserve">      </w:t>
      </w:r>
      <w:r>
        <w:rPr/>
        <w:t>AND r.status != 'OTKAZANO'</w:t>
      </w:r>
    </w:p>
    <w:p>
      <w:pPr>
        <w:pStyle w:val="Kd"/>
        <w:rPr/>
      </w:pPr>
      <w:r>
        <w:rPr/>
        <w:t xml:space="preserve">      </w:t>
      </w:r>
      <w:r>
        <w:rPr/>
        <w:t>AND CURRENT_DATE &gt; (t.datum_pocetka::date - d.otkazni_rok);</w:t>
      </w:r>
    </w:p>
    <w:p>
      <w:pPr>
        <w:pStyle w:val="Kd"/>
        <w:rPr/>
      </w:pPr>
      <w:r>
        <w:rPr/>
        <w:t>END;</w:t>
      </w:r>
    </w:p>
    <w:p>
      <w:pPr>
        <w:pStyle w:val="Kd"/>
        <w:rPr/>
      </w:pPr>
      <w:r>
        <w:rPr/>
        <w:t>$$ LANGUAGE plpgsql;</w:t>
      </w:r>
    </w:p>
    <w:p>
      <w:pPr>
        <w:pStyle w:val="Caption"/>
        <w:rPr/>
      </w:pPr>
      <w:r>
        <w:rPr/>
        <w:t xml:space="preserve">Kod </w:t>
      </w:r>
      <w:r>
        <w:rPr/>
        <w:t>4</w:t>
      </w:r>
      <w:r>
        <w:rPr/>
        <w:t xml:space="preserve">.2 </w:t>
      </w:r>
      <w:r>
        <w:rPr/>
        <w:t>Upravljanje otkaznim rokom</w:t>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bookmarkStart w:id="55" w:name="__RefHeading___Toc4131_723378845"/>
      <w:bookmarkStart w:id="56" w:name="__RefHeading___Toc4131_723378845"/>
      <w:bookmarkEnd w:id="56"/>
    </w:p>
    <w:p>
      <w:pPr>
        <w:pStyle w:val="Normal"/>
        <w:rPr/>
      </w:pPr>
      <w:r>
        <w:rPr/>
        <w:t>Kako bi se osigurala baza podataka potrebno je osigurati da je isključivo korisniku kojem je uloga „Organizator” omogućeno kreiranje događaja, isključivo korisniku kojem je uloga „Kupac” omogućeno kreiranje rezervacija  (kod 1.3).</w:t>
      </w:r>
    </w:p>
    <w:p>
      <w:pPr>
        <w:pStyle w:val="Kd"/>
        <w:rPr/>
      </w:pPr>
      <w:r>
        <w:rPr/>
        <w:t>CREATE OR REPLACE FUNCTION provjeri_ulogu_za_dogadjaj()</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'ORGANIZATOR' THEN</w:t>
      </w:r>
    </w:p>
    <w:p>
      <w:pPr>
        <w:pStyle w:val="Kd"/>
        <w:rPr/>
      </w:pPr>
      <w:r>
        <w:rPr/>
        <w:t xml:space="preserve">        </w:t>
      </w:r>
      <w:r>
        <w:rPr/>
        <w:t>RAISE EXCEPTION 'Samo korisnik s ulogom ORGANIZATOR može kreirati događaj.';</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Kd"/>
        <w:rPr/>
      </w:pPr>
      <w:r>
        <w:rPr/>
      </w:r>
    </w:p>
    <w:p>
      <w:pPr>
        <w:pStyle w:val="Kd"/>
        <w:rPr/>
      </w:pPr>
      <w:r>
        <w:rPr/>
        <w:t>CREATE OR REPLACE FUNCTION provjeri_ulogu_za_rezervaciju()</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'KUPAC' THEN</w:t>
      </w:r>
    </w:p>
    <w:p>
      <w:pPr>
        <w:pStyle w:val="Kd"/>
        <w:rPr/>
      </w:pPr>
      <w:r>
        <w:rPr/>
        <w:t xml:space="preserve">        </w:t>
      </w:r>
      <w:r>
        <w:rPr/>
        <w:t>RAISE EXCEPTION 'Samo korisnik s ulogom KUPAC može kreirati rezervaciju.';</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Caption"/>
        <w:rPr/>
      </w:pPr>
      <w:r>
        <w:rPr/>
        <w:t xml:space="preserve">Kod </w:t>
      </w:r>
      <w:r>
        <w:rPr/>
        <w:t>4</w:t>
      </w:r>
      <w:r>
        <w:rPr/>
        <w:t>.3 SQL ograničenje kreiranja</w:t>
      </w:r>
    </w:p>
    <w:p>
      <w:pPr>
        <w:pStyle w:val="Heading1"/>
        <w:ind w:hanging="0" w:start="0"/>
        <w:rPr/>
      </w:pPr>
      <w:bookmarkStart w:id="57" w:name="__RefHeading___Toc4133_723378845"/>
      <w:bookmarkEnd w:id="57"/>
      <w:r>
        <w:rPr/>
        <w:t>Implementacija i korisničko sučelje</w:t>
      </w:r>
    </w:p>
    <w:p>
      <w:pPr>
        <w:pStyle w:val="Heading2"/>
        <w:rPr/>
      </w:pPr>
      <w:bookmarkStart w:id="58" w:name="__RefHeading___Toc4135_723378845"/>
      <w:bookmarkEnd w:id="58"/>
      <w:r>
        <w:rPr/>
        <w:t>Korišteni alati i tehnologije.</w:t>
      </w:r>
    </w:p>
    <w:p>
      <w:pPr>
        <w:pStyle w:val="BodyText"/>
        <w:rPr/>
      </w:pPr>
      <w:r>
        <w:rPr/>
        <w:t>Tijekom razvoja projekta korišten je niz suvremenih alata i tehnologija koji su omogućili učinkovit i strukturiran razvoj softverskog rješenja.</w:t>
      </w:r>
    </w:p>
    <w:p>
      <w:pPr>
        <w:pStyle w:val="BodyText"/>
        <w:rPr/>
      </w:pPr>
      <w:r>
        <w:rPr/>
        <w:t xml:space="preserve">Za upravljanje izvornim kodom korišten je sustav za kontrolu verzija </w:t>
      </w:r>
      <w:r>
        <w:rPr>
          <w:rStyle w:val="Strong"/>
        </w:rPr>
        <w:t>Git</w:t>
      </w:r>
      <w:r>
        <w:rPr/>
        <w:t xml:space="preserve">, dok se udaljeni repozitorij nalazi na platformi </w:t>
      </w:r>
      <w:r>
        <w:rPr>
          <w:rStyle w:val="Strong"/>
        </w:rPr>
        <w:t>GitHub</w:t>
      </w:r>
      <w:r>
        <w:rPr/>
        <w:t>, čime je omogućena suradnja i unapređivanje koda u realnom vremenu. [11]</w:t>
      </w:r>
    </w:p>
    <w:p>
      <w:pPr>
        <w:pStyle w:val="BodyText"/>
        <w:rPr/>
      </w:pPr>
      <w:r>
        <w:rPr/>
        <w:t xml:space="preserve">Za razvoj poslužiteljskog dijela aplikacije korišteno je razvojno okruženje </w:t>
      </w:r>
      <w:r>
        <w:rPr>
          <w:rStyle w:val="Strong"/>
        </w:rPr>
        <w:t>IntelliJ IDEA</w:t>
      </w:r>
      <w:r>
        <w:rPr/>
        <w:t xml:space="preserve">, koje nudi širok spektar značajki za rad s Java okvirom </w:t>
      </w:r>
      <w:r>
        <w:rPr>
          <w:rStyle w:val="Strong"/>
        </w:rPr>
        <w:t>Spring Boot</w:t>
      </w:r>
      <w:r>
        <w:rPr/>
        <w:t xml:space="preserve">. Inicijalna konfiguracija i generiranje strukture Spring Boot projekta provedeni su pomoću alata </w:t>
      </w:r>
      <w:r>
        <w:rPr>
          <w:rStyle w:val="Strong"/>
        </w:rPr>
        <w:t>Bootify.io</w:t>
      </w:r>
      <w:r>
        <w:rPr/>
        <w:t xml:space="preserve">, čime je ubrzan početni korak razvoja </w:t>
      </w:r>
      <w:r>
        <w:rPr>
          <w:i/>
        </w:rPr>
        <w:t>backenda</w:t>
      </w:r>
      <w:r>
        <w:rPr/>
        <w:t>. [13]</w:t>
      </w:r>
    </w:p>
    <w:p>
      <w:pPr>
        <w:pStyle w:val="BodyText"/>
        <w:rPr/>
      </w:pPr>
      <w:r>
        <w:rPr/>
        <w:t xml:space="preserve">Korisničko sučelje aplikacije izrađeno je tako da se koristila </w:t>
      </w:r>
      <w:r>
        <w:rPr>
          <w:rStyle w:val="Strong"/>
        </w:rPr>
        <w:t>React</w:t>
      </w:r>
      <w:r>
        <w:rPr/>
        <w:t xml:space="preserve"> biblioteka u kombinaciji s alatima </w:t>
      </w:r>
      <w:r>
        <w:rPr>
          <w:rStyle w:val="Strong"/>
        </w:rPr>
        <w:t>Vite</w:t>
      </w:r>
      <w:r>
        <w:rPr/>
        <w:t xml:space="preserve"> i </w:t>
      </w:r>
      <w:r>
        <w:rPr>
          <w:rStyle w:val="Strong"/>
        </w:rPr>
        <w:t>Tailwind CSS</w:t>
      </w:r>
      <w:r>
        <w:rPr/>
        <w:t xml:space="preserve">. Razvoj </w:t>
      </w:r>
      <w:r>
        <w:rPr>
          <w:i/>
        </w:rPr>
        <w:t>frontenda</w:t>
      </w:r>
      <w:r>
        <w:rPr/>
        <w:t xml:space="preserve"> odvijao se u integriranom razvojnom okruženju </w:t>
      </w:r>
      <w:r>
        <w:rPr>
          <w:rStyle w:val="Strong"/>
        </w:rPr>
        <w:t>Microsoft Visual Studio Code</w:t>
      </w:r>
      <w:r>
        <w:rPr/>
        <w:t xml:space="preserve">, koje je dodatno prošireno korištenjem </w:t>
      </w:r>
      <w:r>
        <w:rPr>
          <w:i/>
        </w:rPr>
        <w:t>plugina</w:t>
      </w:r>
      <w:r>
        <w:rPr/>
        <w:t xml:space="preserve"> </w:t>
      </w:r>
      <w:r>
        <w:rPr>
          <w:rStyle w:val="Strong"/>
        </w:rPr>
        <w:t>React Labirinth</w:t>
      </w:r>
      <w:r>
        <w:rPr/>
        <w:t xml:space="preserve"> za vizualizaciju komponenti Reactaplikacije, čime je osigurana bolja preglednost i organizacija korisničkog sučelja.</w:t>
      </w:r>
    </w:p>
    <w:p>
      <w:pPr>
        <w:pStyle w:val="BodyText"/>
        <w:rPr/>
      </w:pPr>
      <w:r>
        <w:rPr/>
        <w:t xml:space="preserve">Za upravljanje relacijskom bazom podataka korišten je sustav </w:t>
      </w:r>
      <w:r>
        <w:rPr>
          <w:rStyle w:val="Strong"/>
        </w:rPr>
        <w:t>PostgreSQL</w:t>
      </w:r>
      <w:r>
        <w:rPr/>
        <w:t xml:space="preserve">, dok je za administraciju i vizualizaciju baze upotrebljen alat </w:t>
      </w:r>
      <w:r>
        <w:rPr>
          <w:rStyle w:val="Strong"/>
        </w:rPr>
        <w:t>pgAdmin</w:t>
      </w:r>
      <w:r>
        <w:rPr/>
        <w:t xml:space="preserve">. Modeliranje entitetsko-relacijskog modela provedeno je pomoću web-alata </w:t>
      </w:r>
      <w:r>
        <w:rPr>
          <w:rStyle w:val="Strong"/>
        </w:rPr>
        <w:t>ERDPlus</w:t>
      </w:r>
      <w:r>
        <w:rPr/>
        <w:t>, koji je omogućio jednostavno i pregledno definiranje odnosa među entitetima baze podataka. [7] [14] [3]</w:t>
      </w:r>
    </w:p>
    <w:p>
      <w:pPr>
        <w:pStyle w:val="BodyText"/>
        <w:rPr/>
      </w:pPr>
      <w:r>
        <w:rPr/>
        <w:t xml:space="preserve">Dodatno, za generiranje vizualnih sučelja korišten je alat </w:t>
      </w:r>
      <w:r>
        <w:rPr>
          <w:rStyle w:val="Strong"/>
        </w:rPr>
        <w:t>Intelj Scheme</w:t>
      </w:r>
      <w:r>
        <w:rPr/>
        <w:t>, koji je poslužio kao podrška u dizajniranju elemenata korisničkog iskustva.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2"/>
        <w:rPr/>
      </w:pPr>
      <w:bookmarkStart w:id="59" w:name="__RefHeading___Toc4137_723378845"/>
      <w:bookmarkEnd w:id="59"/>
      <w:r>
        <w:rPr/>
        <w:t>Korisničke upute</w:t>
      </w:r>
    </w:p>
    <w:p>
      <w:pPr>
        <w:pStyle w:val="Normal"/>
        <w:rPr/>
      </w:pPr>
      <w:r>
        <w:rPr/>
        <w:t xml:space="preserve">Na početnoj (login) stranici </w:t>
      </w:r>
      <w:r>
        <w:rPr/>
        <w:t>(</w:t>
      </w:r>
      <w:r>
        <w:rPr/>
        <w:fldChar w:fldCharType="begin"/>
      </w:r>
      <w:r>
        <w:rPr/>
        <w:instrText xml:space="preserve"> REF Ref_Sl.2_label_and_number \h </w:instrText>
      </w:r>
      <w:r>
        <w:rPr/>
        <w:fldChar w:fldCharType="separate"/>
      </w:r>
      <w:r>
        <w:rPr/>
        <w:t>Sl. 5.1</w:t>
      </w:r>
      <w:r>
        <w:rPr/>
        <w:fldChar w:fldCharType="end"/>
      </w:r>
      <w:r>
        <w:rPr/>
        <w:t>) se možemo prijaviti u sustav</w:t>
      </w:r>
      <w:r>
        <w:rPr/>
        <w:t>.</w:t>
      </w:r>
    </w:p>
    <w:p>
      <w:pPr>
        <w:pStyle w:val="Normal"/>
        <w:rPr/>
      </w:pPr>
      <w:r>
        <w:rPr/>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79745" cy="4349750"/>
                <wp:effectExtent l="0" t="0" r="0" b="0"/>
                <wp:wrapSquare wrapText="largest"/>
                <wp:docPr id="7" name="Frame3"/>
                <a:graphic xmlns:a="http://schemas.openxmlformats.org/drawingml/2006/main">
                  <a:graphicData uri="http://schemas.microsoft.com/office/word/2010/wordprocessingShape">
                    <wps:wsp>
                      <wps:cNvSpPr txBox="1"/>
                      <wps:spPr>
                        <a:xfrm>
                          <a:off x="0" y="0"/>
                          <a:ext cx="5579745" cy="4349750"/>
                        </a:xfrm>
                        <a:prstGeom prst="rect"/>
                        <a:solidFill>
                          <a:srgbClr val="FFFFFF"/>
                        </a:solidFill>
                      </wps:spPr>
                      <wps:txbx>
                        <w:txbxContent>
                          <w:p>
                            <w:pPr>
                              <w:pStyle w:val="Sl"/>
                              <w:spacing w:before="120" w:after="120"/>
                              <w:rPr/>
                            </w:pPr>
                            <w:bookmarkStart w:id="60" w:name="Ref_Sl.2_label_and_number"/>
                            <w:r>
                              <w:rPr/>
                              <w:drawing>
                                <wp:inline distT="0" distB="0" distL="0" distR="0">
                                  <wp:extent cx="5579745" cy="393446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3"/>
                                          <a:stretch>
                                            <a:fillRect/>
                                          </a:stretch>
                                        </pic:blipFill>
                                        <pic:spPr bwMode="auto">
                                          <a:xfrm>
                                            <a:off x="0" y="0"/>
                                            <a:ext cx="5579745" cy="393446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w:t>
                            </w:r>
                            <w:r>
                              <w:rPr/>
                              <w:fldChar w:fldCharType="end"/>
                            </w:r>
                            <w:bookmarkEnd w:id="60"/>
                            <w:r>
                              <w:rPr/>
                              <w:t xml:space="preserve"> </w:t>
                            </w:r>
                            <w:r>
                              <w:rPr/>
                              <w:t>Login forma</w:t>
                            </w:r>
                          </w:p>
                        </w:txbxContent>
                      </wps:txbx>
                      <wps:bodyPr anchor="t" lIns="0" tIns="0" rIns="0" bIns="0">
                        <a:noAutofit/>
                      </wps:bodyPr>
                    </wps:wsp>
                  </a:graphicData>
                </a:graphic>
              </wp:anchor>
            </w:drawing>
          </mc:Choice>
          <mc:Fallback>
            <w:pict>
              <v:rect style="position:absolute;rotation:-0;width:439.35pt;height:342.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61" w:name="Ref_Sl.2_label_and_number"/>
                      <w:r>
                        <w:rPr/>
                        <w:drawing>
                          <wp:inline distT="0" distB="0" distL="0" distR="0">
                            <wp:extent cx="5579745" cy="3934460"/>
                            <wp:effectExtent l="0" t="0" r="0" b="0"/>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14"/>
                                    <a:stretch>
                                      <a:fillRect/>
                                    </a:stretch>
                                  </pic:blipFill>
                                  <pic:spPr bwMode="auto">
                                    <a:xfrm>
                                      <a:off x="0" y="0"/>
                                      <a:ext cx="5579745" cy="393446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w:t>
                      </w:r>
                      <w:r>
                        <w:rPr/>
                        <w:fldChar w:fldCharType="end"/>
                      </w:r>
                      <w:bookmarkEnd w:id="61"/>
                      <w:r>
                        <w:rPr/>
                        <w:t xml:space="preserve"> </w:t>
                      </w:r>
                      <w:r>
                        <w:rPr/>
                        <w:t>Login forma</w:t>
                      </w:r>
                    </w:p>
                  </w:txbxContent>
                </v:textbox>
                <w10:wrap type="square" side="largest"/>
              </v:rect>
            </w:pict>
          </mc:Fallback>
        </mc:AlternateContent>
      </w:r>
    </w:p>
    <w:p>
      <w:pPr>
        <w:pStyle w:val="Normal"/>
        <w:rPr/>
      </w:pPr>
      <w:r>
        <w:rPr/>
        <w:t xml:space="preserve">Unutar same aplikacije postoje dva sučelja, to jest dva načina rada. S obzirom na ulogu (Organizator, Kupac) različit će biti prikaz stranice. </w:t>
      </w:r>
      <w:r>
        <w:rPr/>
        <w:t>Prvo je objašnjena funkcionalnost nadzorne ploče organizatora pa kupca.</w:t>
      </w:r>
    </w:p>
    <w:p>
      <w:pPr>
        <w:pStyle w:val="Heading2"/>
        <w:ind w:hanging="0" w:start="0"/>
        <w:rPr/>
      </w:pPr>
      <w:bookmarkStart w:id="62" w:name="__RefHeading___Toc2054_1920549070"/>
      <w:bookmarkEnd w:id="62"/>
      <w:r>
        <w:rPr/>
        <w:t>Organizator</w:t>
      </w:r>
    </w:p>
    <w:p>
      <w:pPr>
        <w:pStyle w:val="BodyText"/>
        <w:rPr/>
      </w:pPr>
      <w:r>
        <w:rPr/>
        <w:t xml:space="preserve">Kada se </w:t>
      </w:r>
      <w:r>
        <w:rPr/>
        <w:t xml:space="preserve">korisnik </w:t>
      </w:r>
      <w:r>
        <w:rPr/>
        <w:t xml:space="preserve">prijavi kao organizator u sustav, prvo sučelje </w:t>
      </w:r>
      <w:r>
        <w:rPr/>
        <w:t>koje je prikazano</w:t>
      </w:r>
      <w:r>
        <w:rPr/>
        <w:t xml:space="preserve"> jest nadzorna ploča (</w:t>
      </w:r>
      <w:r>
        <w:rPr>
          <w:i/>
        </w:rPr>
        <w:t>dashboard</w:t>
      </w:r>
      <w:r>
        <w:rPr/>
        <w:t xml:space="preserve">) na kojem </w:t>
      </w:r>
      <w:r>
        <w:rPr/>
        <w:t>se vidi statistika koja prikazuje osnovne informacije korisne organizatoru</w:t>
      </w:r>
      <w:r>
        <w:rPr/>
        <w:t xml:space="preserve"> našeg korisničkog profila te osnovne podatke o količini rezervacija, ponuda, prostora te brze linkove do svakog sučelja tih elemenata </w:t>
      </w:r>
      <w:r>
        <w:rPr/>
        <w:t>(</w:t>
      </w:r>
      <w:r>
        <w:rPr/>
        <w:fldChar w:fldCharType="begin"/>
      </w:r>
      <w:r>
        <w:rPr/>
        <w:instrText xml:space="preserve"> REF Ref_Sl.3_label_and_number \h </w:instrText>
      </w:r>
      <w:r>
        <w:rPr/>
        <w:fldChar w:fldCharType="separate"/>
      </w:r>
      <w:r>
        <w:rPr/>
        <w:t>Sl. 5.2</w:t>
      </w:r>
      <w:r>
        <w:rPr/>
        <w:fldChar w:fldCharType="end"/>
      </w:r>
      <w:r>
        <w:rPr/>
        <w:t>)</w:t>
      </w:r>
      <w:r>
        <w:rPr/>
        <w:t>. S lijeve strane nalazi se hamburger izbornik koji pregledno sadržava sve glavne podstranice koje su potrebne organizatoru.</w:t>
      </w:r>
    </w:p>
    <w:p>
      <w:pPr>
        <w:pStyle w:val="BodyText"/>
        <w:rPr/>
      </w:pPr>
      <w:r>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79745" cy="3158490"/>
                <wp:effectExtent l="0" t="0" r="0" b="0"/>
                <wp:wrapSquare wrapText="largest"/>
                <wp:docPr id="10" name="Frame4"/>
                <a:graphic xmlns:a="http://schemas.openxmlformats.org/drawingml/2006/main">
                  <a:graphicData uri="http://schemas.microsoft.com/office/word/2010/wordprocessingShape">
                    <wps:wsp>
                      <wps:cNvSpPr txBox="1"/>
                      <wps:spPr>
                        <a:xfrm>
                          <a:off x="0" y="0"/>
                          <a:ext cx="5579745" cy="3158490"/>
                        </a:xfrm>
                        <a:prstGeom prst="rect"/>
                        <a:solidFill>
                          <a:srgbClr val="FFFFFF"/>
                        </a:solidFill>
                      </wps:spPr>
                      <wps:txbx>
                        <w:txbxContent>
                          <w:p>
                            <w:pPr>
                              <w:pStyle w:val="Sl"/>
                              <w:spacing w:before="120" w:after="120"/>
                              <w:rPr/>
                            </w:pPr>
                            <w:bookmarkStart w:id="63" w:name="Ref_Sl.3_label_and_number"/>
                            <w:r>
                              <w:rPr/>
                              <w:drawing>
                                <wp:inline distT="0" distB="0" distL="0" distR="0">
                                  <wp:extent cx="5579745" cy="2743200"/>
                                  <wp:effectExtent l="0" t="0" r="0" b="0"/>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5"/>
                                          <a:stretch>
                                            <a:fillRect/>
                                          </a:stretch>
                                        </pic:blipFill>
                                        <pic:spPr bwMode="auto">
                                          <a:xfrm>
                                            <a:off x="0" y="0"/>
                                            <a:ext cx="5579745" cy="274320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w:t>
                            </w:r>
                            <w:r>
                              <w:rPr/>
                              <w:fldChar w:fldCharType="end"/>
                            </w:r>
                            <w:bookmarkEnd w:id="63"/>
                            <w:r>
                              <w:rPr/>
                              <w:t xml:space="preserve"> </w:t>
                            </w:r>
                            <w:r>
                              <w:rPr/>
                              <w:t>Organizator nadzorna ploča</w:t>
                            </w:r>
                          </w:p>
                        </w:txbxContent>
                      </wps:txbx>
                      <wps:bodyPr anchor="t" lIns="0" tIns="0" rIns="0" bIns="0">
                        <a:noAutofit/>
                      </wps:bodyPr>
                    </wps:wsp>
                  </a:graphicData>
                </a:graphic>
              </wp:anchor>
            </w:drawing>
          </mc:Choice>
          <mc:Fallback>
            <w:pict>
              <v:rect style="position:absolute;rotation:-0;width:439.35pt;height:248.7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64" w:name="Ref_Sl.3_label_and_number"/>
                      <w:r>
                        <w:rPr/>
                        <w:drawing>
                          <wp:inline distT="0" distB="0" distL="0" distR="0">
                            <wp:extent cx="5579745" cy="2743200"/>
                            <wp:effectExtent l="0" t="0" r="0" b="0"/>
                            <wp:docPr id="1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title=""/>
                                    <pic:cNvPicPr>
                                      <a:picLocks noChangeAspect="1" noChangeArrowheads="1"/>
                                    </pic:cNvPicPr>
                                  </pic:nvPicPr>
                                  <pic:blipFill>
                                    <a:blip r:embed="rId16"/>
                                    <a:stretch>
                                      <a:fillRect/>
                                    </a:stretch>
                                  </pic:blipFill>
                                  <pic:spPr bwMode="auto">
                                    <a:xfrm>
                                      <a:off x="0" y="0"/>
                                      <a:ext cx="5579745" cy="274320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w:t>
                      </w:r>
                      <w:r>
                        <w:rPr/>
                        <w:fldChar w:fldCharType="end"/>
                      </w:r>
                      <w:bookmarkEnd w:id="64"/>
                      <w:r>
                        <w:rPr/>
                        <w:t xml:space="preserve"> </w:t>
                      </w:r>
                      <w:r>
                        <w:rPr/>
                        <w:t>Organizator nadzorna ploča</w:t>
                      </w:r>
                    </w:p>
                  </w:txbxContent>
                </v:textbox>
                <w10:wrap type="square" side="largest"/>
              </v:rect>
            </w:pict>
          </mc:Fallback>
        </mc:AlternateContent>
      </w:r>
    </w:p>
    <w:p>
      <w:pPr>
        <w:pStyle w:val="BodyText"/>
        <w:rPr/>
      </w:pPr>
      <w:r>
        <w:rPr/>
      </w:r>
    </w:p>
    <w:p>
      <w:pPr>
        <w:pStyle w:val="bullet1"/>
        <w:numPr>
          <w:ilvl w:val="0"/>
          <w:numId w:val="0"/>
        </w:numPr>
        <w:ind w:hanging="0" w:start="0"/>
        <w:rPr>
          <w:lang w:val="hr-HR"/>
        </w:rPr>
      </w:pPr>
      <w:r>
        <w:rPr>
          <w:lang w:val="hr-HR"/>
        </w:rPr>
        <w:t xml:space="preserve">Organizatoru se, kada ode na </w:t>
      </w:r>
      <w:r>
        <w:rPr>
          <w:i/>
          <w:lang w:val="hr-HR"/>
        </w:rPr>
        <w:t>master-detail</w:t>
      </w:r>
      <w:r>
        <w:rPr>
          <w:lang w:val="hr-HR"/>
        </w:rPr>
        <w:t xml:space="preserve"> prikaz događaja, pojavi  popis svih nedavnih njegovih događaja te sažeti detalji o svakom od tih događaja na pojedinom događaju.</w:t>
      </w:r>
    </w:p>
    <w:p>
      <w:pPr>
        <w:pStyle w:val="bullet1"/>
        <w:numPr>
          <w:ilvl w:val="0"/>
          <w:numId w:val="0"/>
        </w:numPr>
        <w:ind w:hanging="0" w:start="0"/>
        <w:rPr>
          <w:lang w:val="hr-HR"/>
        </w:rPr>
      </w:pPr>
      <w:r>
        <w:rPr/>
      </w:r>
    </w:p>
    <w:p>
      <w:pPr>
        <w:pStyle w:val="bullet1"/>
        <w:numPr>
          <w:ilvl w:val="0"/>
          <w:numId w:val="0"/>
        </w:numPr>
        <w:ind w:hanging="0" w:start="0"/>
        <w:rPr>
          <w:lang w:val="hr-HR"/>
        </w:rPr>
      </w:pPr>
      <w:r>
        <w:rPr/>
      </w:r>
    </w:p>
    <w:p>
      <w:pPr>
        <w:pStyle w:val="bullet1"/>
        <w:numPr>
          <w:ilvl w:val="0"/>
          <w:numId w:val="0"/>
        </w:numPr>
        <w:ind w:hanging="0" w:start="0"/>
        <w:rPr>
          <w:lang w:val="hr-HR"/>
        </w:rPr>
      </w:pPr>
      <w:r>
        <w:rPr>
          <w:lang w:val="hr-HR"/>
        </w:rPr>
        <w:t>U gornjem desnom uglu postoji gumb kojim može dodavati nove događaje.</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745" cy="3950970"/>
                <wp:effectExtent l="0" t="0" r="0" b="0"/>
                <wp:wrapSquare wrapText="largest"/>
                <wp:docPr id="13" name="Frame5"/>
                <a:graphic xmlns:a="http://schemas.openxmlformats.org/drawingml/2006/main">
                  <a:graphicData uri="http://schemas.microsoft.com/office/word/2010/wordprocessingShape">
                    <wps:wsp>
                      <wps:cNvSpPr txBox="1"/>
                      <wps:spPr>
                        <a:xfrm>
                          <a:off x="0" y="0"/>
                          <a:ext cx="5579745" cy="3950970"/>
                        </a:xfrm>
                        <a:prstGeom prst="rect"/>
                        <a:solidFill>
                          <a:srgbClr val="FFFFFF"/>
                        </a:solidFill>
                      </wps:spPr>
                      <wps:txbx>
                        <w:txbxContent>
                          <w:p>
                            <w:pPr>
                              <w:pStyle w:val="Sl"/>
                              <w:spacing w:before="120" w:after="120"/>
                              <w:rPr/>
                            </w:pPr>
                            <w:bookmarkStart w:id="65" w:name="Ref_Sl.4_label_and_number"/>
                            <w:r>
                              <w:rPr/>
                              <w:drawing>
                                <wp:inline distT="0" distB="0" distL="0" distR="0">
                                  <wp:extent cx="5579745" cy="3535680"/>
                                  <wp:effectExtent l="0" t="0" r="0" b="0"/>
                                  <wp:docPr id="1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title=""/>
                                          <pic:cNvPicPr>
                                            <a:picLocks noChangeAspect="1" noChangeArrowheads="1"/>
                                          </pic:cNvPicPr>
                                        </pic:nvPicPr>
                                        <pic:blipFill>
                                          <a:blip r:embed="rId17"/>
                                          <a:stretch>
                                            <a:fillRect/>
                                          </a:stretch>
                                        </pic:blipFill>
                                        <pic:spPr bwMode="auto">
                                          <a:xfrm>
                                            <a:off x="0" y="0"/>
                                            <a:ext cx="5579745" cy="35356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5.3</w:t>
                            </w:r>
                            <w:r>
                              <w:rPr/>
                              <w:fldChar w:fldCharType="end"/>
                            </w:r>
                            <w:bookmarkEnd w:id="65"/>
                            <w:r>
                              <w:rPr/>
                              <w:t xml:space="preserve"> </w:t>
                            </w:r>
                            <w:r>
                              <w:rPr/>
                              <w:t>Organizator pregled događaja</w:t>
                            </w:r>
                          </w:p>
                        </w:txbxContent>
                      </wps:txbx>
                      <wps:bodyPr anchor="t" lIns="0" tIns="0" rIns="0" bIns="0">
                        <a:noAutofit/>
                      </wps:bodyPr>
                    </wps:wsp>
                  </a:graphicData>
                </a:graphic>
              </wp:anchor>
            </w:drawing>
          </mc:Choice>
          <mc:Fallback>
            <w:pict>
              <v:rect style="position:absolute;rotation:-0;width:439.35pt;height:311.1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66" w:name="Ref_Sl.4_label_and_number"/>
                      <w:r>
                        <w:rPr/>
                        <w:drawing>
                          <wp:inline distT="0" distB="0" distL="0" distR="0">
                            <wp:extent cx="5579745" cy="3535680"/>
                            <wp:effectExtent l="0" t="0" r="0" b="0"/>
                            <wp:docPr id="1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title=""/>
                                    <pic:cNvPicPr>
                                      <a:picLocks noChangeAspect="1" noChangeArrowheads="1"/>
                                    </pic:cNvPicPr>
                                  </pic:nvPicPr>
                                  <pic:blipFill>
                                    <a:blip r:embed="rId18"/>
                                    <a:stretch>
                                      <a:fillRect/>
                                    </a:stretch>
                                  </pic:blipFill>
                                  <pic:spPr bwMode="auto">
                                    <a:xfrm>
                                      <a:off x="0" y="0"/>
                                      <a:ext cx="5579745" cy="35356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5.3</w:t>
                      </w:r>
                      <w:r>
                        <w:rPr/>
                        <w:fldChar w:fldCharType="end"/>
                      </w:r>
                      <w:bookmarkEnd w:id="66"/>
                      <w:r>
                        <w:rPr/>
                        <w:t xml:space="preserve"> </w:t>
                      </w:r>
                      <w:r>
                        <w:rPr/>
                        <w:t>Organizator pregled događaja</w:t>
                      </w:r>
                    </w:p>
                  </w:txbxContent>
                </v:textbox>
                <w10:wrap type="square" side="largest"/>
              </v:rect>
            </w:pict>
          </mc:Fallback>
        </mc:AlternateContent>
      </w:r>
    </w:p>
    <w:p>
      <w:pPr>
        <w:pStyle w:val="bullet1"/>
        <w:numPr>
          <w:ilvl w:val="0"/>
          <w:numId w:val="0"/>
        </w:numPr>
        <w:ind w:hanging="0" w:start="0"/>
        <w:jc w:val="both"/>
        <w:rPr>
          <w:lang w:val="hr-HR"/>
        </w:rPr>
      </w:pPr>
      <w:r>
        <w:rPr>
          <w:lang w:val="hr-HR"/>
        </w:rPr>
        <w:t xml:space="preserve">Kada ide kreirati novi događaj, organizator ima pogled na formu kojom kreira događaje u kojoj mora odabrati prostor, svoju komisiju ali  može i odabrati sliku, ponude i promijeniti otkazni rok kojem je zadana vrijednost postavljena na 7 dana prije termina u kojem je rezervacija kupca. Ponude i prostori traže se pomoću integrirane tražilice koja koristi </w:t>
      </w:r>
      <w:r>
        <w:rPr>
          <w:b/>
          <w:bCs/>
          <w:lang w:val="hr-HR"/>
        </w:rPr>
        <w:t>Js querry</w:t>
      </w:r>
      <w:r>
        <w:rPr>
          <w:lang w:val="hr-HR"/>
        </w:rPr>
        <w:t xml:space="preserve"> biblioteku koja pretražuje pomoću ključnih riječi prostore i ponude. Na isti je način moguće pretraživati događaje iz pregleda događaja (</w:t>
      </w:r>
      <w:r>
        <w:rPr>
          <w:lang w:val="hr-HR"/>
        </w:rPr>
        <w:fldChar w:fldCharType="begin"/>
      </w:r>
      <w:r>
        <w:rPr>
          <w:lang w:val="hr-HR"/>
        </w:rPr>
        <w:instrText xml:space="preserve"> REF Ref_Sl.4_label_and_number \h </w:instrText>
      </w:r>
      <w:r>
        <w:rPr>
          <w:lang w:val="hr-HR"/>
        </w:rPr>
        <w:fldChar w:fldCharType="separate"/>
      </w:r>
      <w:r>
        <w:rPr>
          <w:lang w:val="hr-HR"/>
        </w:rPr>
        <w:t>Sl. 5.3</w:t>
      </w:r>
      <w:r>
        <w:rPr>
          <w:lang w:val="hr-HR"/>
        </w:rPr>
        <w:fldChar w:fldCharType="end"/>
      </w:r>
      <w:r>
        <w:rPr>
          <w:lang w:val="hr-HR"/>
        </w:rPr>
        <w:t>)</w:t>
      </w:r>
    </w:p>
    <w:p>
      <w:pPr>
        <w:pStyle w:val="bullet1"/>
        <w:numPr>
          <w:ilvl w:val="0"/>
          <w:numId w:val="0"/>
        </w:numPr>
        <w:ind w:hanging="0" w:start="0"/>
        <w:jc w:val="both"/>
        <w:rPr>
          <w:lang w:val="hr-HR"/>
        </w:rPr>
      </w:pPr>
      <w:r>
        <w:rPr>
          <w:lang w:val="hr-HR"/>
        </w:rPr>
        <w:t xml:space="preserve">Nakon odabira svih stavki za novi događaj unutar same forme automatski se računa cijena koja je fiksna i cijena po osobi koja će se mijenjati ovisno o broju gostiju koje kupac prenamijeni za specifičnu rezervaciju. Također je moguće sve događaje urediti i izbrisati klikom na gumbe koji se nalaze pored svakog događaja. </w:t>
      </w:r>
      <w:r>
        <w:rPr>
          <w:lang w:val="hr-HR"/>
        </w:rPr>
        <w:t>(</w:t>
      </w:r>
      <w:r>
        <w:rPr>
          <w:lang w:val="hr-HR"/>
        </w:rPr>
        <w:fldChar w:fldCharType="begin"/>
      </w:r>
      <w:r>
        <w:rPr>
          <w:lang w:val="hr-HR"/>
        </w:rPr>
        <w:instrText xml:space="preserve"> REF Ref_Sl.6_label_and_number \h </w:instrText>
      </w:r>
      <w:r>
        <w:rPr>
          <w:lang w:val="hr-HR"/>
        </w:rPr>
        <w:fldChar w:fldCharType="separate"/>
      </w:r>
      <w:r>
        <w:rPr>
          <w:lang w:val="hr-HR"/>
        </w:rPr>
        <w:t>Sl. 5.5</w:t>
      </w:r>
      <w:r>
        <w:rPr>
          <w:lang w:val="hr-HR"/>
        </w:rPr>
        <w:fldChar w:fldCharType="end"/>
      </w:r>
      <w:r>
        <w:rPr>
          <w:lang w:val="hr-HR"/>
        </w:rPr>
        <w:t xml:space="preserve">, </w:t>
      </w:r>
      <w:r>
        <w:rPr>
          <w:lang w:val="hr-HR"/>
        </w:rPr>
        <w:fldChar w:fldCharType="begin"/>
      </w:r>
      <w:r>
        <w:rPr>
          <w:lang w:val="hr-HR"/>
        </w:rPr>
        <w:instrText xml:space="preserve"> REF Ref_Sl.5_label_and_number \h </w:instrText>
      </w:r>
      <w:r>
        <w:rPr>
          <w:lang w:val="hr-HR"/>
        </w:rPr>
        <w:fldChar w:fldCharType="separate"/>
      </w:r>
      <w:r>
        <w:rPr>
          <w:lang w:val="hr-HR"/>
        </w:rPr>
        <w:t>Sl. 5.4</w:t>
      </w:r>
      <w:r>
        <w:rPr>
          <w:lang w:val="hr-HR"/>
        </w:rPr>
        <w:fldChar w:fldCharType="end"/>
      </w:r>
      <w:r>
        <w:rPr>
          <w:lang w:val="hr-HR"/>
        </w:rPr>
        <w:t>)</w:t>
      </w:r>
    </w:p>
    <w:p>
      <w:pPr>
        <w:pStyle w:val="bullet1"/>
        <w:numPr>
          <w:ilvl w:val="0"/>
          <w:numId w:val="0"/>
        </w:numPr>
        <w:ind w:hanging="0" w:start="0"/>
        <w:rPr>
          <w:lang w:val="hr-HR"/>
        </w:rPr>
      </w:pPr>
      <w:r>
        <w:rPr>
          <w:lang w:val="hr-HR"/>
        </w:rPr>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r>
        <mc:AlternateContent>
          <mc:Choice Requires="wps">
            <w:drawing>
              <wp:anchor behindDoc="0" distT="0" distB="0" distL="0" distR="0" simplePos="0" locked="0" layoutInCell="0" allowOverlap="1" relativeHeight="10">
                <wp:simplePos x="0" y="0"/>
                <wp:positionH relativeFrom="column">
                  <wp:posOffset>29210</wp:posOffset>
                </wp:positionH>
                <wp:positionV relativeFrom="paragraph">
                  <wp:posOffset>248285</wp:posOffset>
                </wp:positionV>
                <wp:extent cx="3387090" cy="7565390"/>
                <wp:effectExtent l="0" t="0" r="0" b="0"/>
                <wp:wrapSquare wrapText="largest"/>
                <wp:docPr id="16" name="Frame6"/>
                <a:graphic xmlns:a="http://schemas.openxmlformats.org/drawingml/2006/main">
                  <a:graphicData uri="http://schemas.microsoft.com/office/word/2010/wordprocessingShape">
                    <wps:wsp>
                      <wps:cNvSpPr txBox="1"/>
                      <wps:spPr>
                        <a:xfrm>
                          <a:off x="0" y="0"/>
                          <a:ext cx="3387090" cy="7565390"/>
                        </a:xfrm>
                        <a:prstGeom prst="rect"/>
                        <a:solidFill>
                          <a:srgbClr val="FFFFFF"/>
                        </a:solidFill>
                      </wps:spPr>
                      <wps:txbx>
                        <w:txbxContent>
                          <w:p>
                            <w:pPr>
                              <w:pStyle w:val="Sl"/>
                              <w:spacing w:before="120" w:after="120"/>
                              <w:rPr/>
                            </w:pPr>
                            <w:bookmarkStart w:id="67" w:name="Ref_Sl.5_label_and_number"/>
                            <w:r>
                              <w:rPr/>
                              <w:drawing>
                                <wp:inline distT="0" distB="0" distL="0" distR="0">
                                  <wp:extent cx="4794250" cy="7203440"/>
                                  <wp:effectExtent l="0" t="0" r="0" b="0"/>
                                  <wp:docPr id="1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title=""/>
                                          <pic:cNvPicPr>
                                            <a:picLocks noChangeAspect="1" noChangeArrowheads="1"/>
                                          </pic:cNvPicPr>
                                        </pic:nvPicPr>
                                        <pic:blipFill>
                                          <a:blip r:embed="rId19"/>
                                          <a:stretch>
                                            <a:fillRect/>
                                          </a:stretch>
                                        </pic:blipFill>
                                        <pic:spPr bwMode="auto">
                                          <a:xfrm>
                                            <a:off x="0" y="0"/>
                                            <a:ext cx="4794250" cy="7203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5.4</w:t>
                            </w:r>
                            <w:r>
                              <w:rPr/>
                              <w:fldChar w:fldCharType="end"/>
                            </w:r>
                            <w:bookmarkEnd w:id="67"/>
                            <w:r>
                              <w:rPr/>
                              <w:t xml:space="preserve"> </w:t>
                            </w:r>
                            <w:r>
                              <w:rPr/>
                              <w:t>Forma za stvaranje događaja</w:t>
                            </w:r>
                          </w:p>
                        </w:txbxContent>
                      </wps:txbx>
                      <wps:bodyPr anchor="t" lIns="0" tIns="0" rIns="0" bIns="0">
                        <a:noAutofit/>
                      </wps:bodyPr>
                    </wps:wsp>
                  </a:graphicData>
                </a:graphic>
              </wp:anchor>
            </w:drawing>
          </mc:Choice>
          <mc:Fallback>
            <w:pict>
              <v:rect style="position:absolute;rotation:-0;width:266.7pt;height:595.7pt;mso-wrap-distance-left:0pt;mso-wrap-distance-right:0pt;mso-wrap-distance-top:0pt;mso-wrap-distance-bottom:0pt;margin-top:19.55pt;mso-position-vertical-relative:text;margin-left:2.3pt;mso-position-horizontal-relative:text">
                <v:textbox inset="0in,0in,0in,0in">
                  <w:txbxContent>
                    <w:p>
                      <w:pPr>
                        <w:pStyle w:val="Sl"/>
                        <w:spacing w:before="120" w:after="120"/>
                        <w:rPr/>
                      </w:pPr>
                      <w:bookmarkStart w:id="68" w:name="Ref_Sl.5_label_and_number"/>
                      <w:r>
                        <w:rPr/>
                        <w:drawing>
                          <wp:inline distT="0" distB="0" distL="0" distR="0">
                            <wp:extent cx="4794250" cy="7203440"/>
                            <wp:effectExtent l="0" t="0" r="0" b="0"/>
                            <wp:docPr id="1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title=""/>
                                    <pic:cNvPicPr>
                                      <a:picLocks noChangeAspect="1" noChangeArrowheads="1"/>
                                    </pic:cNvPicPr>
                                  </pic:nvPicPr>
                                  <pic:blipFill>
                                    <a:blip r:embed="rId20"/>
                                    <a:stretch>
                                      <a:fillRect/>
                                    </a:stretch>
                                  </pic:blipFill>
                                  <pic:spPr bwMode="auto">
                                    <a:xfrm>
                                      <a:off x="0" y="0"/>
                                      <a:ext cx="4794250" cy="7203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5.4</w:t>
                      </w:r>
                      <w:r>
                        <w:rPr/>
                        <w:fldChar w:fldCharType="end"/>
                      </w:r>
                      <w:bookmarkEnd w:id="68"/>
                      <w:r>
                        <w:rPr/>
                        <w:t xml:space="preserve"> </w:t>
                      </w:r>
                      <w:r>
                        <w:rPr/>
                        <w:t>Forma za stvaranje događaja</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r>
        <mc:AlternateContent>
          <mc:Choice Requires="wps">
            <w:drawing>
              <wp:anchor behindDoc="0" distT="0" distB="0" distL="0" distR="0" simplePos="0" locked="0" layoutInCell="0" allowOverlap="1" relativeHeight="12">
                <wp:simplePos x="0" y="0"/>
                <wp:positionH relativeFrom="column">
                  <wp:posOffset>1162050</wp:posOffset>
                </wp:positionH>
                <wp:positionV relativeFrom="paragraph">
                  <wp:posOffset>116205</wp:posOffset>
                </wp:positionV>
                <wp:extent cx="2507615" cy="5959475"/>
                <wp:effectExtent l="0" t="0" r="0" b="0"/>
                <wp:wrapSquare wrapText="largest"/>
                <wp:docPr id="19" name="Frame7"/>
                <a:graphic xmlns:a="http://schemas.openxmlformats.org/drawingml/2006/main">
                  <a:graphicData uri="http://schemas.microsoft.com/office/word/2010/wordprocessingShape">
                    <wps:wsp>
                      <wps:cNvSpPr txBox="1"/>
                      <wps:spPr>
                        <a:xfrm>
                          <a:off x="0" y="0"/>
                          <a:ext cx="2507615" cy="5959475"/>
                        </a:xfrm>
                        <a:prstGeom prst="rect"/>
                        <a:solidFill>
                          <a:srgbClr val="FFFFFF"/>
                        </a:solidFill>
                      </wps:spPr>
                      <wps:txbx>
                        <w:txbxContent>
                          <w:p>
                            <w:pPr>
                              <w:pStyle w:val="Sl"/>
                              <w:spacing w:before="120" w:after="120"/>
                              <w:rPr/>
                            </w:pPr>
                            <w:bookmarkStart w:id="69" w:name="Ref_Sl.6_label_and_number"/>
                            <w:r>
                              <w:rPr/>
                              <w:drawing>
                                <wp:inline distT="0" distB="0" distL="0" distR="0">
                                  <wp:extent cx="3693795" cy="6205855"/>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21"/>
                                          <a:stretch>
                                            <a:fillRect/>
                                          </a:stretch>
                                        </pic:blipFill>
                                        <pic:spPr bwMode="auto">
                                          <a:xfrm>
                                            <a:off x="0" y="0"/>
                                            <a:ext cx="3693795" cy="62058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5.5</w:t>
                            </w:r>
                            <w:r>
                              <w:rPr/>
                              <w:fldChar w:fldCharType="end"/>
                            </w:r>
                            <w:bookmarkEnd w:id="69"/>
                            <w:r>
                              <w:rPr/>
                              <w:t xml:space="preserve"> </w:t>
                            </w:r>
                            <w:r>
                              <w:rPr/>
                              <w:t>Forma za uređivanje događaja</w:t>
                            </w:r>
                          </w:p>
                        </w:txbxContent>
                      </wps:txbx>
                      <wps:bodyPr anchor="t" lIns="0" tIns="0" rIns="0" bIns="0">
                        <a:noAutofit/>
                      </wps:bodyPr>
                    </wps:wsp>
                  </a:graphicData>
                </a:graphic>
              </wp:anchor>
            </w:drawing>
          </mc:Choice>
          <mc:Fallback>
            <w:pict>
              <v:rect style="position:absolute;rotation:-0;width:197.45pt;height:469.25pt;mso-wrap-distance-left:0pt;mso-wrap-distance-right:0pt;mso-wrap-distance-top:0pt;mso-wrap-distance-bottom:0pt;margin-top:9.15pt;mso-position-vertical-relative:text;margin-left:91.5pt;mso-position-horizontal-relative:text">
                <v:textbox inset="0in,0in,0in,0in">
                  <w:txbxContent>
                    <w:p>
                      <w:pPr>
                        <w:pStyle w:val="Sl"/>
                        <w:spacing w:before="120" w:after="120"/>
                        <w:rPr/>
                      </w:pPr>
                      <w:bookmarkStart w:id="70" w:name="Ref_Sl.6_label_and_number"/>
                      <w:r>
                        <w:rPr/>
                        <w:drawing>
                          <wp:inline distT="0" distB="0" distL="0" distR="0">
                            <wp:extent cx="3693795" cy="6205855"/>
                            <wp:effectExtent l="0" t="0" r="0" b="0"/>
                            <wp:docPr id="2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title=""/>
                                    <pic:cNvPicPr>
                                      <a:picLocks noChangeAspect="1" noChangeArrowheads="1"/>
                                    </pic:cNvPicPr>
                                  </pic:nvPicPr>
                                  <pic:blipFill>
                                    <a:blip r:embed="rId22"/>
                                    <a:stretch>
                                      <a:fillRect/>
                                    </a:stretch>
                                  </pic:blipFill>
                                  <pic:spPr bwMode="auto">
                                    <a:xfrm>
                                      <a:off x="0" y="0"/>
                                      <a:ext cx="3693795" cy="62058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5.5</w:t>
                      </w:r>
                      <w:r>
                        <w:rPr/>
                        <w:fldChar w:fldCharType="end"/>
                      </w:r>
                      <w:bookmarkEnd w:id="70"/>
                      <w:r>
                        <w:rPr/>
                        <w:t xml:space="preserve"> </w:t>
                      </w:r>
                      <w:r>
                        <w:rPr/>
                        <w:t>Forma za uređivanje događaja</w:t>
                      </w:r>
                    </w:p>
                  </w:txbxContent>
                </v:textbox>
                <w10:wrap type="square" side="largest"/>
              </v:rect>
            </w:pict>
          </mc:Fallback>
        </mc:AlternateContent>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tab/>
        <w:tab/>
      </w:r>
    </w:p>
    <w:p>
      <w:pPr>
        <w:pStyle w:val="Caption"/>
        <w:jc w:val="star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Na sličan način moguće je dodavanje, uređivanje i brisanje ponude. </w:t>
      </w:r>
      <w:r>
        <w:rPr/>
        <w:t>(</w:t>
      </w:r>
      <w:r>
        <w:rPr/>
        <w:fldChar w:fldCharType="begin"/>
      </w:r>
      <w:r>
        <w:rPr/>
        <w:instrText xml:space="preserve"> REF Ref_Sl.7_label_and_number \h </w:instrText>
      </w:r>
      <w:r>
        <w:rPr/>
        <w:fldChar w:fldCharType="separate"/>
      </w:r>
      <w:r>
        <w:rPr/>
        <w:t>Sl. 5.6</w:t>
      </w:r>
      <w:r>
        <w:rPr/>
        <w:fldChar w:fldCharType="end"/>
      </w:r>
      <w:r>
        <w:rPr/>
        <w:t>)</w:t>
      </w:r>
    </w:p>
    <w:p>
      <w:pPr>
        <w:pStyle w:val="BodyText"/>
        <w:rPr/>
      </w:pPr>
      <w:r>
        <w:rPr/>
        <w:t xml:space="preserve">Kod ponude se bira tip cijene, odnosno naplaćuje li se navedena ponuda po osobi ili jednokratno (fiksno) padajućim izbornikom. Naravno </w:t>
      </w:r>
      <w:r>
        <w:rPr/>
        <w:t xml:space="preserve">potrebno je i postaviti </w:t>
      </w:r>
      <w:r>
        <w:rPr/>
        <w:t xml:space="preserve">naziv, opis i iznos cijene. </w:t>
      </w:r>
      <w:r>
        <w:rPr/>
        <w:t>(</w:t>
      </w:r>
      <w:r>
        <w:rPr/>
        <w:fldChar w:fldCharType="begin"/>
      </w:r>
      <w:r>
        <w:rPr/>
        <w:instrText xml:space="preserve"> REF Ref_Sl.8_label_and_number \h </w:instrText>
      </w:r>
      <w:r>
        <w:rPr/>
        <w:fldChar w:fldCharType="separate"/>
      </w:r>
      <w:r>
        <w:rPr/>
        <w:t>Sl. 5.7</w:t>
      </w:r>
      <w:r>
        <w:rPr/>
        <w:fldChar w:fldCharType="end"/>
      </w:r>
      <w:r>
        <w:rPr/>
        <w:t xml:space="preserve">, </w:t>
      </w:r>
      <w:r>
        <w:rPr/>
        <w:fldChar w:fldCharType="begin"/>
      </w:r>
      <w:r>
        <w:rPr/>
        <w:instrText xml:space="preserve"> REF Ref_Sl.9_label_and_number \h </w:instrText>
      </w:r>
      <w:r>
        <w:rPr/>
        <w:fldChar w:fldCharType="separate"/>
      </w:r>
      <w:r>
        <w:rPr/>
        <w:t>Sl. 5.8</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79745" cy="3937635"/>
                <wp:effectExtent l="0" t="0" r="0" b="0"/>
                <wp:wrapSquare wrapText="largest"/>
                <wp:docPr id="22" name="Frame8"/>
                <a:graphic xmlns:a="http://schemas.openxmlformats.org/drawingml/2006/main">
                  <a:graphicData uri="http://schemas.microsoft.com/office/word/2010/wordprocessingShape">
                    <wps:wsp>
                      <wps:cNvSpPr txBox="1"/>
                      <wps:spPr>
                        <a:xfrm>
                          <a:off x="0" y="0"/>
                          <a:ext cx="5579745" cy="3937635"/>
                        </a:xfrm>
                        <a:prstGeom prst="rect"/>
                        <a:solidFill>
                          <a:srgbClr val="FFFFFF"/>
                        </a:solidFill>
                      </wps:spPr>
                      <wps:txbx>
                        <w:txbxContent>
                          <w:p>
                            <w:pPr>
                              <w:pStyle w:val="Sl"/>
                              <w:spacing w:before="120" w:after="120"/>
                              <w:rPr/>
                            </w:pPr>
                            <w:bookmarkStart w:id="71" w:name="Ref_Sl.7_label_and_number"/>
                            <w:r>
                              <w:rPr/>
                              <w:drawing>
                                <wp:inline distT="0" distB="0" distL="0" distR="0">
                                  <wp:extent cx="5579745" cy="3522345"/>
                                  <wp:effectExtent l="0" t="0" r="0" b="0"/>
                                  <wp:docPr id="2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title=""/>
                                          <pic:cNvPicPr>
                                            <a:picLocks noChangeAspect="1" noChangeArrowheads="1"/>
                                          </pic:cNvPicPr>
                                        </pic:nvPicPr>
                                        <pic:blipFill>
                                          <a:blip r:embed="rId23"/>
                                          <a:stretch>
                                            <a:fillRect/>
                                          </a:stretch>
                                        </pic:blipFill>
                                        <pic:spPr bwMode="auto">
                                          <a:xfrm>
                                            <a:off x="0" y="0"/>
                                            <a:ext cx="5579745" cy="35223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5.6</w:t>
                            </w:r>
                            <w:r>
                              <w:rPr/>
                              <w:fldChar w:fldCharType="end"/>
                            </w:r>
                            <w:bookmarkEnd w:id="71"/>
                            <w:r>
                              <w:rPr/>
                              <w:t xml:space="preserve"> </w:t>
                            </w:r>
                            <w:r>
                              <w:rPr/>
                              <w:t>Pregled ponude</w:t>
                            </w:r>
                          </w:p>
                        </w:txbxContent>
                      </wps:txbx>
                      <wps:bodyPr anchor="t" lIns="0" tIns="0" rIns="0" bIns="0">
                        <a:noAutofit/>
                      </wps:bodyPr>
                    </wps:wsp>
                  </a:graphicData>
                </a:graphic>
              </wp:anchor>
            </w:drawing>
          </mc:Choice>
          <mc:Fallback>
            <w:pict>
              <v:rect style="position:absolute;rotation:-0;width:439.35pt;height:310.0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72" w:name="Ref_Sl.7_label_and_number"/>
                      <w:r>
                        <w:rPr/>
                        <w:drawing>
                          <wp:inline distT="0" distB="0" distL="0" distR="0">
                            <wp:extent cx="5579745" cy="3522345"/>
                            <wp:effectExtent l="0" t="0" r="0" b="0"/>
                            <wp:docPr id="2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title=""/>
                                    <pic:cNvPicPr>
                                      <a:picLocks noChangeAspect="1" noChangeArrowheads="1"/>
                                    </pic:cNvPicPr>
                                  </pic:nvPicPr>
                                  <pic:blipFill>
                                    <a:blip r:embed="rId24"/>
                                    <a:stretch>
                                      <a:fillRect/>
                                    </a:stretch>
                                  </pic:blipFill>
                                  <pic:spPr bwMode="auto">
                                    <a:xfrm>
                                      <a:off x="0" y="0"/>
                                      <a:ext cx="5579745" cy="35223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5.6</w:t>
                      </w:r>
                      <w:r>
                        <w:rPr/>
                        <w:fldChar w:fldCharType="end"/>
                      </w:r>
                      <w:bookmarkEnd w:id="72"/>
                      <w:r>
                        <w:rPr/>
                        <w:t xml:space="preserve"> </w:t>
                      </w:r>
                      <w:r>
                        <w:rPr/>
                        <w:t>Pregled ponude</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16">
                <wp:simplePos x="0" y="0"/>
                <wp:positionH relativeFrom="column">
                  <wp:posOffset>196215</wp:posOffset>
                </wp:positionH>
                <wp:positionV relativeFrom="paragraph">
                  <wp:posOffset>131445</wp:posOffset>
                </wp:positionV>
                <wp:extent cx="2549525" cy="2749550"/>
                <wp:effectExtent l="0" t="0" r="0" b="0"/>
                <wp:wrapSquare wrapText="largest"/>
                <wp:docPr id="25" name="Frame9"/>
                <a:graphic xmlns:a="http://schemas.openxmlformats.org/drawingml/2006/main">
                  <a:graphicData uri="http://schemas.microsoft.com/office/word/2010/wordprocessingShape">
                    <wps:wsp>
                      <wps:cNvSpPr txBox="1"/>
                      <wps:spPr>
                        <a:xfrm>
                          <a:off x="0" y="0"/>
                          <a:ext cx="2549525" cy="2749550"/>
                        </a:xfrm>
                        <a:prstGeom prst="rect"/>
                        <a:solidFill>
                          <a:srgbClr val="FFFFFF"/>
                        </a:solidFill>
                      </wps:spPr>
                      <wps:txbx>
                        <w:txbxContent>
                          <w:p>
                            <w:pPr>
                              <w:pStyle w:val="Sl"/>
                              <w:spacing w:before="120" w:after="120"/>
                              <w:rPr/>
                            </w:pPr>
                            <w:bookmarkStart w:id="73" w:name="Ref_Sl.8_label_and_number"/>
                            <w:r>
                              <w:rPr/>
                              <w:drawing>
                                <wp:inline distT="0" distB="0" distL="0" distR="0">
                                  <wp:extent cx="2296160" cy="2376805"/>
                                  <wp:effectExtent l="0" t="0" r="0" b="0"/>
                                  <wp:docPr id="2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title=""/>
                                          <pic:cNvPicPr>
                                            <a:picLocks noChangeAspect="1" noChangeArrowheads="1"/>
                                          </pic:cNvPicPr>
                                        </pic:nvPicPr>
                                        <pic:blipFill>
                                          <a:blip r:embed="rId25"/>
                                          <a:stretch>
                                            <a:fillRect/>
                                          </a:stretch>
                                        </pic:blipFill>
                                        <pic:spPr bwMode="auto">
                                          <a:xfrm>
                                            <a:off x="0" y="0"/>
                                            <a:ext cx="2296160" cy="237680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5.7</w:t>
                            </w:r>
                            <w:r>
                              <w:rPr/>
                              <w:fldChar w:fldCharType="end"/>
                            </w:r>
                            <w:bookmarkEnd w:id="73"/>
                            <w:r>
                              <w:rPr/>
                              <w:t xml:space="preserve"> </w:t>
                            </w:r>
                            <w:r>
                              <w:rPr/>
                              <w:t>Stvaranje ponude</w:t>
                            </w:r>
                          </w:p>
                        </w:txbxContent>
                      </wps:txbx>
                      <wps:bodyPr anchor="t" lIns="0" tIns="0" rIns="0" bIns="0">
                        <a:noAutofit/>
                      </wps:bodyPr>
                    </wps:wsp>
                  </a:graphicData>
                </a:graphic>
              </wp:anchor>
            </w:drawing>
          </mc:Choice>
          <mc:Fallback>
            <w:pict>
              <v:rect style="position:absolute;rotation:-0;width:200.75pt;height:216.5pt;mso-wrap-distance-left:0pt;mso-wrap-distance-right:0pt;mso-wrap-distance-top:0pt;mso-wrap-distance-bottom:0pt;margin-top:10.35pt;mso-position-vertical-relative:text;margin-left:15.45pt;mso-position-horizontal-relative:text">
                <v:textbox inset="0in,0in,0in,0in">
                  <w:txbxContent>
                    <w:p>
                      <w:pPr>
                        <w:pStyle w:val="Sl"/>
                        <w:spacing w:before="120" w:after="120"/>
                        <w:rPr/>
                      </w:pPr>
                      <w:bookmarkStart w:id="74" w:name="Ref_Sl.8_label_and_number"/>
                      <w:r>
                        <w:rPr/>
                        <w:drawing>
                          <wp:inline distT="0" distB="0" distL="0" distR="0">
                            <wp:extent cx="2296160" cy="2376805"/>
                            <wp:effectExtent l="0" t="0" r="0" b="0"/>
                            <wp:docPr id="2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title=""/>
                                    <pic:cNvPicPr>
                                      <a:picLocks noChangeAspect="1" noChangeArrowheads="1"/>
                                    </pic:cNvPicPr>
                                  </pic:nvPicPr>
                                  <pic:blipFill>
                                    <a:blip r:embed="rId26"/>
                                    <a:stretch>
                                      <a:fillRect/>
                                    </a:stretch>
                                  </pic:blipFill>
                                  <pic:spPr bwMode="auto">
                                    <a:xfrm>
                                      <a:off x="0" y="0"/>
                                      <a:ext cx="2296160" cy="237680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5.7</w:t>
                      </w:r>
                      <w:r>
                        <w:rPr/>
                        <w:fldChar w:fldCharType="end"/>
                      </w:r>
                      <w:bookmarkEnd w:id="74"/>
                      <w:r>
                        <w:rPr/>
                        <w:t xml:space="preserve"> </w:t>
                      </w:r>
                      <w:r>
                        <w:rPr/>
                        <w:t>Stvaranje ponude</w:t>
                      </w:r>
                    </w:p>
                  </w:txbxContent>
                </v:textbox>
                <w10:wrap type="square" side="largest"/>
              </v:rect>
            </w:pict>
          </mc:Fallback>
        </mc:AlternateContent>
      </w:r>
      <w:r>
        <mc:AlternateContent>
          <mc:Choice Requires="wps">
            <w:drawing>
              <wp:anchor behindDoc="0" distT="0" distB="0" distL="0" distR="0" simplePos="0" locked="0" layoutInCell="0" allowOverlap="1" relativeHeight="18">
                <wp:simplePos x="0" y="0"/>
                <wp:positionH relativeFrom="column">
                  <wp:posOffset>3088640</wp:posOffset>
                </wp:positionH>
                <wp:positionV relativeFrom="paragraph">
                  <wp:posOffset>138430</wp:posOffset>
                </wp:positionV>
                <wp:extent cx="2595880" cy="2768600"/>
                <wp:effectExtent l="0" t="0" r="0" b="0"/>
                <wp:wrapSquare wrapText="largest"/>
                <wp:docPr id="28" name="Frame10"/>
                <a:graphic xmlns:a="http://schemas.openxmlformats.org/drawingml/2006/main">
                  <a:graphicData uri="http://schemas.microsoft.com/office/word/2010/wordprocessingShape">
                    <wps:wsp>
                      <wps:cNvSpPr txBox="1"/>
                      <wps:spPr>
                        <a:xfrm>
                          <a:off x="0" y="0"/>
                          <a:ext cx="2595880" cy="2768600"/>
                        </a:xfrm>
                        <a:prstGeom prst="rect"/>
                        <a:solidFill>
                          <a:srgbClr val="FFFFFF"/>
                        </a:solidFill>
                      </wps:spPr>
                      <wps:txbx>
                        <w:txbxContent>
                          <w:p>
                            <w:pPr>
                              <w:pStyle w:val="Sl"/>
                              <w:spacing w:before="120" w:after="120"/>
                              <w:rPr/>
                            </w:pPr>
                            <w:bookmarkStart w:id="75" w:name="Ref_Sl.9_label_and_number"/>
                            <w:r>
                              <w:rPr/>
                              <w:drawing>
                                <wp:inline distT="0" distB="0" distL="0" distR="0">
                                  <wp:extent cx="2595880" cy="2429510"/>
                                  <wp:effectExtent l="0" t="0" r="0" b="0"/>
                                  <wp:docPr id="29"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title=""/>
                                          <pic:cNvPicPr>
                                            <a:picLocks noChangeAspect="1" noChangeArrowheads="1"/>
                                          </pic:cNvPicPr>
                                        </pic:nvPicPr>
                                        <pic:blipFill>
                                          <a:blip r:embed="rId27"/>
                                          <a:stretch>
                                            <a:fillRect/>
                                          </a:stretch>
                                        </pic:blipFill>
                                        <pic:spPr bwMode="auto">
                                          <a:xfrm>
                                            <a:off x="0" y="0"/>
                                            <a:ext cx="2595880" cy="24295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5.8</w:t>
                            </w:r>
                            <w:r>
                              <w:rPr/>
                              <w:fldChar w:fldCharType="end"/>
                            </w:r>
                            <w:bookmarkEnd w:id="75"/>
                            <w:r>
                              <w:rPr/>
                              <w:t xml:space="preserve"> </w:t>
                            </w:r>
                            <w:r>
                              <w:rPr/>
                              <w:t>Uređivanje ponude</w:t>
                            </w:r>
                          </w:p>
                        </w:txbxContent>
                      </wps:txbx>
                      <wps:bodyPr anchor="t" lIns="0" tIns="0" rIns="0" bIns="0">
                        <a:noAutofit/>
                      </wps:bodyPr>
                    </wps:wsp>
                  </a:graphicData>
                </a:graphic>
              </wp:anchor>
            </w:drawing>
          </mc:Choice>
          <mc:Fallback>
            <w:pict>
              <v:rect style="position:absolute;rotation:-0;width:204.4pt;height:218pt;mso-wrap-distance-left:0pt;mso-wrap-distance-right:0pt;mso-wrap-distance-top:0pt;mso-wrap-distance-bottom:0pt;margin-top:10.9pt;mso-position-vertical-relative:text;margin-left:243.2pt;mso-position-horizontal-relative:text">
                <v:textbox inset="0in,0in,0in,0in">
                  <w:txbxContent>
                    <w:p>
                      <w:pPr>
                        <w:pStyle w:val="Sl"/>
                        <w:spacing w:before="120" w:after="120"/>
                        <w:rPr/>
                      </w:pPr>
                      <w:bookmarkStart w:id="76" w:name="Ref_Sl.9_label_and_number"/>
                      <w:r>
                        <w:rPr/>
                        <w:drawing>
                          <wp:inline distT="0" distB="0" distL="0" distR="0">
                            <wp:extent cx="2595880" cy="2429510"/>
                            <wp:effectExtent l="0" t="0" r="0" b="0"/>
                            <wp:docPr id="30"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 descr="" title=""/>
                                    <pic:cNvPicPr>
                                      <a:picLocks noChangeAspect="1" noChangeArrowheads="1"/>
                                    </pic:cNvPicPr>
                                  </pic:nvPicPr>
                                  <pic:blipFill>
                                    <a:blip r:embed="rId28"/>
                                    <a:stretch>
                                      <a:fillRect/>
                                    </a:stretch>
                                  </pic:blipFill>
                                  <pic:spPr bwMode="auto">
                                    <a:xfrm>
                                      <a:off x="0" y="0"/>
                                      <a:ext cx="2595880" cy="24295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5.8</w:t>
                      </w:r>
                      <w:r>
                        <w:rPr/>
                        <w:fldChar w:fldCharType="end"/>
                      </w:r>
                      <w:bookmarkEnd w:id="76"/>
                      <w:r>
                        <w:rPr/>
                        <w:t xml:space="preserve"> </w:t>
                      </w:r>
                      <w:r>
                        <w:rPr/>
                        <w:t>Uređivanje ponude</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BodyText"/>
        <w:rPr/>
      </w:pPr>
      <w:r>
        <w:rPr/>
      </w:r>
    </w:p>
    <w:p>
      <w:pPr>
        <w:pStyle w:val="BodyText"/>
        <w:rPr/>
      </w:pPr>
      <w:r>
        <w:rPr/>
      </w:r>
    </w:p>
    <w:p>
      <w:pPr>
        <w:pStyle w:val="BodyText"/>
        <w:rPr/>
      </w:pPr>
      <w:r>
        <w:rPr/>
        <w:t xml:space="preserve">Također na sličan način se dodaju, kreiraju i brišu prostori, samo će cijena uvijek biti jednokratna. </w:t>
      </w:r>
      <w:r>
        <w:rPr/>
        <w:t>(</w:t>
      </w:r>
      <w:r>
        <w:rPr/>
        <w:fldChar w:fldCharType="begin"/>
      </w:r>
      <w:r>
        <w:rPr/>
        <w:instrText xml:space="preserve"> REF Ref_Sl.10_label_and_number \h </w:instrText>
      </w:r>
      <w:r>
        <w:rPr/>
        <w:fldChar w:fldCharType="separate"/>
      </w:r>
      <w:r>
        <w:rPr/>
        <w:t>Sl. 5.9</w:t>
      </w:r>
      <w:r>
        <w:rPr/>
        <w:fldChar w:fldCharType="end"/>
      </w:r>
      <w:r>
        <w:rPr/>
        <w:t xml:space="preserve">, </w:t>
      </w:r>
      <w:r>
        <w:rPr/>
        <w:fldChar w:fldCharType="begin"/>
      </w:r>
      <w:r>
        <w:rPr/>
        <w:instrText xml:space="preserve"> REF Ref_Sl.11_label_and_number \h </w:instrText>
      </w:r>
      <w:r>
        <w:rPr/>
        <w:fldChar w:fldCharType="separate"/>
      </w:r>
      <w:r>
        <w:rPr/>
        <w:t>Sl. 5.10</w:t>
      </w:r>
      <w:r>
        <w:rPr/>
        <w:fldChar w:fldCharType="end"/>
      </w:r>
      <w:r>
        <w:rPr/>
        <w:t xml:space="preserve">, </w:t>
      </w:r>
      <w:r>
        <w:rPr/>
        <w:fldChar w:fldCharType="begin"/>
      </w:r>
      <w:r>
        <w:rPr/>
        <w:instrText xml:space="preserve"> REF Ref_Sl.12_label_and_number \h </w:instrText>
      </w:r>
      <w:r>
        <w:rPr/>
        <w:fldChar w:fldCharType="separate"/>
      </w:r>
      <w:r>
        <w:rPr/>
        <w:t>Sl. 5.11</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3944620"/>
                <wp:effectExtent l="0" t="0" r="0" b="0"/>
                <wp:wrapSquare wrapText="largest"/>
                <wp:docPr id="31" name="Frame11"/>
                <a:graphic xmlns:a="http://schemas.openxmlformats.org/drawingml/2006/main">
                  <a:graphicData uri="http://schemas.microsoft.com/office/word/2010/wordprocessingShape">
                    <wps:wsp>
                      <wps:cNvSpPr txBox="1"/>
                      <wps:spPr>
                        <a:xfrm>
                          <a:off x="0" y="0"/>
                          <a:ext cx="5579745" cy="3944620"/>
                        </a:xfrm>
                        <a:prstGeom prst="rect"/>
                        <a:solidFill>
                          <a:srgbClr val="FFFFFF"/>
                        </a:solidFill>
                      </wps:spPr>
                      <wps:txbx>
                        <w:txbxContent>
                          <w:p>
                            <w:pPr>
                              <w:pStyle w:val="Sl"/>
                              <w:spacing w:before="120" w:after="120"/>
                              <w:rPr/>
                            </w:pPr>
                            <w:bookmarkStart w:id="77" w:name="Ref_Sl.10_label_and_number"/>
                            <w:r>
                              <w:rPr/>
                              <w:drawing>
                                <wp:inline distT="0" distB="0" distL="0" distR="0">
                                  <wp:extent cx="5579745" cy="3529330"/>
                                  <wp:effectExtent l="0" t="0" r="0" b="0"/>
                                  <wp:docPr id="3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title=""/>
                                          <pic:cNvPicPr>
                                            <a:picLocks noChangeAspect="1" noChangeArrowheads="1"/>
                                          </pic:cNvPicPr>
                                        </pic:nvPicPr>
                                        <pic:blipFill>
                                          <a:blip r:embed="rId29"/>
                                          <a:stretch>
                                            <a:fillRect/>
                                          </a:stretch>
                                        </pic:blipFill>
                                        <pic:spPr bwMode="auto">
                                          <a:xfrm>
                                            <a:off x="0" y="0"/>
                                            <a:ext cx="5579745" cy="352933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5.9</w:t>
                            </w:r>
                            <w:r>
                              <w:rPr/>
                              <w:fldChar w:fldCharType="end"/>
                            </w:r>
                            <w:bookmarkEnd w:id="77"/>
                            <w:r>
                              <w:rPr/>
                              <w:t xml:space="preserve"> </w:t>
                            </w:r>
                            <w:r>
                              <w:rPr/>
                              <w:t>Pregled prostora</w:t>
                            </w:r>
                          </w:p>
                        </w:txbxContent>
                      </wps:txbx>
                      <wps:bodyPr anchor="t" lIns="0" tIns="0" rIns="0" bIns="0">
                        <a:noAutofit/>
                      </wps:bodyPr>
                    </wps:wsp>
                  </a:graphicData>
                </a:graphic>
              </wp:anchor>
            </w:drawing>
          </mc:Choice>
          <mc:Fallback>
            <w:pict>
              <v:rect style="position:absolute;rotation:-0;width:439.35pt;height:310.6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78" w:name="Ref_Sl.10_label_and_number"/>
                      <w:r>
                        <w:rPr/>
                        <w:drawing>
                          <wp:inline distT="0" distB="0" distL="0" distR="0">
                            <wp:extent cx="5579745" cy="3529330"/>
                            <wp:effectExtent l="0" t="0" r="0" b="0"/>
                            <wp:docPr id="3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 title=""/>
                                    <pic:cNvPicPr>
                                      <a:picLocks noChangeAspect="1" noChangeArrowheads="1"/>
                                    </pic:cNvPicPr>
                                  </pic:nvPicPr>
                                  <pic:blipFill>
                                    <a:blip r:embed="rId30"/>
                                    <a:stretch>
                                      <a:fillRect/>
                                    </a:stretch>
                                  </pic:blipFill>
                                  <pic:spPr bwMode="auto">
                                    <a:xfrm>
                                      <a:off x="0" y="0"/>
                                      <a:ext cx="5579745" cy="352933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5.9</w:t>
                      </w:r>
                      <w:r>
                        <w:rPr/>
                        <w:fldChar w:fldCharType="end"/>
                      </w:r>
                      <w:bookmarkEnd w:id="78"/>
                      <w:r>
                        <w:rPr/>
                        <w:t xml:space="preserve"> </w:t>
                      </w:r>
                      <w:r>
                        <w:rPr/>
                        <w:t>Pregled prostora</w:t>
                      </w:r>
                    </w:p>
                  </w:txbxContent>
                </v:textbox>
                <w10:wrap type="square" side="largest"/>
              </v:rect>
            </w:pict>
          </mc:Fallback>
        </mc:AlternateContent>
      </w:r>
    </w:p>
    <w:p>
      <w:pPr>
        <w:pStyle w:val="BodyText"/>
        <w:rPr/>
      </w:pPr>
      <w:r>
        <w:rPr/>
      </w:r>
      <w:r>
        <mc:AlternateContent>
          <mc:Choice Requires="wps">
            <w:drawing>
              <wp:anchor behindDoc="0" distT="0" distB="0" distL="0" distR="0" simplePos="0" locked="0" layoutInCell="0" allowOverlap="1" relativeHeight="22">
                <wp:simplePos x="0" y="0"/>
                <wp:positionH relativeFrom="column">
                  <wp:posOffset>-184150</wp:posOffset>
                </wp:positionH>
                <wp:positionV relativeFrom="paragraph">
                  <wp:posOffset>43815</wp:posOffset>
                </wp:positionV>
                <wp:extent cx="2811780" cy="3032125"/>
                <wp:effectExtent l="0" t="0" r="0" b="0"/>
                <wp:wrapSquare wrapText="largest"/>
                <wp:docPr id="34" name="Frame12"/>
                <a:graphic xmlns:a="http://schemas.openxmlformats.org/drawingml/2006/main">
                  <a:graphicData uri="http://schemas.microsoft.com/office/word/2010/wordprocessingShape">
                    <wps:wsp>
                      <wps:cNvSpPr txBox="1"/>
                      <wps:spPr>
                        <a:xfrm>
                          <a:off x="0" y="0"/>
                          <a:ext cx="2811780" cy="3032125"/>
                        </a:xfrm>
                        <a:prstGeom prst="rect"/>
                        <a:solidFill>
                          <a:srgbClr val="FFFFFF"/>
                        </a:solidFill>
                      </wps:spPr>
                      <wps:txbx>
                        <w:txbxContent>
                          <w:p>
                            <w:pPr>
                              <w:pStyle w:val="Sl"/>
                              <w:spacing w:before="120" w:after="120"/>
                              <w:rPr/>
                            </w:pPr>
                            <w:bookmarkStart w:id="79" w:name="Ref_Sl.11_label_and_number"/>
                            <w:r>
                              <w:rPr/>
                              <w:drawing>
                                <wp:inline distT="0" distB="0" distL="0" distR="0">
                                  <wp:extent cx="2811780" cy="2616835"/>
                                  <wp:effectExtent l="0" t="0" r="0" b="0"/>
                                  <wp:docPr id="3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title=""/>
                                          <pic:cNvPicPr>
                                            <a:picLocks noChangeAspect="1" noChangeArrowheads="1"/>
                                          </pic:cNvPicPr>
                                        </pic:nvPicPr>
                                        <pic:blipFill>
                                          <a:blip r:embed="rId31"/>
                                          <a:stretch>
                                            <a:fillRect/>
                                          </a:stretch>
                                        </pic:blipFill>
                                        <pic:spPr bwMode="auto">
                                          <a:xfrm>
                                            <a:off x="0" y="0"/>
                                            <a:ext cx="2811780" cy="26168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5.10</w:t>
                            </w:r>
                            <w:r>
                              <w:rPr/>
                              <w:fldChar w:fldCharType="end"/>
                            </w:r>
                            <w:bookmarkEnd w:id="79"/>
                            <w:r>
                              <w:rPr/>
                              <w:t xml:space="preserve"> </w:t>
                            </w:r>
                            <w:r>
                              <w:rPr/>
                              <w:t>Dodavanje prostora</w:t>
                            </w:r>
                          </w:p>
                        </w:txbxContent>
                      </wps:txbx>
                      <wps:bodyPr anchor="t" lIns="0" tIns="0" rIns="0" bIns="0">
                        <a:noAutofit/>
                      </wps:bodyPr>
                    </wps:wsp>
                  </a:graphicData>
                </a:graphic>
              </wp:anchor>
            </w:drawing>
          </mc:Choice>
          <mc:Fallback>
            <w:pict>
              <v:rect style="position:absolute;rotation:-0;width:221.4pt;height:238.75pt;mso-wrap-distance-left:0pt;mso-wrap-distance-right:0pt;mso-wrap-distance-top:0pt;mso-wrap-distance-bottom:0pt;margin-top:3.45pt;mso-position-vertical-relative:text;margin-left:-14.5pt;mso-position-horizontal-relative:text">
                <v:textbox inset="0in,0in,0in,0in">
                  <w:txbxContent>
                    <w:p>
                      <w:pPr>
                        <w:pStyle w:val="Sl"/>
                        <w:spacing w:before="120" w:after="120"/>
                        <w:rPr/>
                      </w:pPr>
                      <w:bookmarkStart w:id="80" w:name="Ref_Sl.11_label_and_number"/>
                      <w:r>
                        <w:rPr/>
                        <w:drawing>
                          <wp:inline distT="0" distB="0" distL="0" distR="0">
                            <wp:extent cx="2811780" cy="2616835"/>
                            <wp:effectExtent l="0" t="0" r="0" b="0"/>
                            <wp:docPr id="3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descr="" title=""/>
                                    <pic:cNvPicPr>
                                      <a:picLocks noChangeAspect="1" noChangeArrowheads="1"/>
                                    </pic:cNvPicPr>
                                  </pic:nvPicPr>
                                  <pic:blipFill>
                                    <a:blip r:embed="rId32"/>
                                    <a:stretch>
                                      <a:fillRect/>
                                    </a:stretch>
                                  </pic:blipFill>
                                  <pic:spPr bwMode="auto">
                                    <a:xfrm>
                                      <a:off x="0" y="0"/>
                                      <a:ext cx="2811780" cy="26168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5.10</w:t>
                      </w:r>
                      <w:r>
                        <w:rPr/>
                        <w:fldChar w:fldCharType="end"/>
                      </w:r>
                      <w:bookmarkEnd w:id="80"/>
                      <w:r>
                        <w:rPr/>
                        <w:t xml:space="preserve"> </w:t>
                      </w:r>
                      <w:r>
                        <w:rPr/>
                        <w:t>Dodavanje prostora</w:t>
                      </w:r>
                    </w:p>
                  </w:txbxContent>
                </v:textbox>
                <w10:wrap type="square" side="largest"/>
              </v:rect>
            </w:pict>
          </mc:Fallback>
        </mc:AlternateContent>
      </w:r>
      <w:r>
        <mc:AlternateContent>
          <mc:Choice Requires="wps">
            <w:drawing>
              <wp:anchor behindDoc="0" distT="0" distB="0" distL="0" distR="0" simplePos="0" locked="0" layoutInCell="0" allowOverlap="1" relativeHeight="24">
                <wp:simplePos x="0" y="0"/>
                <wp:positionH relativeFrom="column">
                  <wp:posOffset>3227705</wp:posOffset>
                </wp:positionH>
                <wp:positionV relativeFrom="paragraph">
                  <wp:posOffset>44450</wp:posOffset>
                </wp:positionV>
                <wp:extent cx="2802890" cy="3023870"/>
                <wp:effectExtent l="0" t="0" r="0" b="0"/>
                <wp:wrapSquare wrapText="largest"/>
                <wp:docPr id="37" name="Frame13"/>
                <a:graphic xmlns:a="http://schemas.openxmlformats.org/drawingml/2006/main">
                  <a:graphicData uri="http://schemas.microsoft.com/office/word/2010/wordprocessingShape">
                    <wps:wsp>
                      <wps:cNvSpPr txBox="1"/>
                      <wps:spPr>
                        <a:xfrm>
                          <a:off x="0" y="0"/>
                          <a:ext cx="2802890" cy="3023870"/>
                        </a:xfrm>
                        <a:prstGeom prst="rect"/>
                        <a:solidFill>
                          <a:srgbClr val="FFFFFF"/>
                        </a:solidFill>
                      </wps:spPr>
                      <wps:txbx>
                        <w:txbxContent>
                          <w:p>
                            <w:pPr>
                              <w:pStyle w:val="Sl"/>
                              <w:spacing w:before="120" w:after="120"/>
                              <w:rPr/>
                            </w:pPr>
                            <w:bookmarkStart w:id="81" w:name="Ref_Sl.12_label_and_number"/>
                            <w:r>
                              <w:rPr/>
                              <w:drawing>
                                <wp:inline distT="0" distB="0" distL="0" distR="0">
                                  <wp:extent cx="2802890" cy="2608580"/>
                                  <wp:effectExtent l="0" t="0" r="0" b="0"/>
                                  <wp:docPr id="3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 descr="" title=""/>
                                          <pic:cNvPicPr>
                                            <a:picLocks noChangeAspect="1" noChangeArrowheads="1"/>
                                          </pic:cNvPicPr>
                                        </pic:nvPicPr>
                                        <pic:blipFill>
                                          <a:blip r:embed="rId33"/>
                                          <a:stretch>
                                            <a:fillRect/>
                                          </a:stretch>
                                        </pic:blipFill>
                                        <pic:spPr bwMode="auto">
                                          <a:xfrm>
                                            <a:off x="0" y="0"/>
                                            <a:ext cx="2802890" cy="26085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5.11</w:t>
                            </w:r>
                            <w:r>
                              <w:rPr/>
                              <w:fldChar w:fldCharType="end"/>
                            </w:r>
                            <w:bookmarkEnd w:id="81"/>
                            <w:r>
                              <w:rPr/>
                              <w:t xml:space="preserve"> </w:t>
                            </w:r>
                            <w:r>
                              <w:rPr/>
                              <w:t>Uređivanje prostora</w:t>
                            </w:r>
                          </w:p>
                        </w:txbxContent>
                      </wps:txbx>
                      <wps:bodyPr anchor="t" lIns="0" tIns="0" rIns="0" bIns="0">
                        <a:noAutofit/>
                      </wps:bodyPr>
                    </wps:wsp>
                  </a:graphicData>
                </a:graphic>
              </wp:anchor>
            </w:drawing>
          </mc:Choice>
          <mc:Fallback>
            <w:pict>
              <v:rect style="position:absolute;rotation:-0;width:220.7pt;height:238.1pt;mso-wrap-distance-left:0pt;mso-wrap-distance-right:0pt;mso-wrap-distance-top:0pt;mso-wrap-distance-bottom:0pt;margin-top:3.5pt;mso-position-vertical-relative:text;margin-left:254.15pt;mso-position-horizontal-relative:text">
                <v:textbox inset="0in,0in,0in,0in">
                  <w:txbxContent>
                    <w:p>
                      <w:pPr>
                        <w:pStyle w:val="Sl"/>
                        <w:spacing w:before="120" w:after="120"/>
                        <w:rPr/>
                      </w:pPr>
                      <w:bookmarkStart w:id="82" w:name="Ref_Sl.12_label_and_number"/>
                      <w:r>
                        <w:rPr/>
                        <w:drawing>
                          <wp:inline distT="0" distB="0" distL="0" distR="0">
                            <wp:extent cx="2802890" cy="2608580"/>
                            <wp:effectExtent l="0" t="0" r="0" b="0"/>
                            <wp:docPr id="3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 title=""/>
                                    <pic:cNvPicPr>
                                      <a:picLocks noChangeAspect="1" noChangeArrowheads="1"/>
                                    </pic:cNvPicPr>
                                  </pic:nvPicPr>
                                  <pic:blipFill>
                                    <a:blip r:embed="rId34"/>
                                    <a:stretch>
                                      <a:fillRect/>
                                    </a:stretch>
                                  </pic:blipFill>
                                  <pic:spPr bwMode="auto">
                                    <a:xfrm>
                                      <a:off x="0" y="0"/>
                                      <a:ext cx="2802890" cy="26085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5.11</w:t>
                      </w:r>
                      <w:r>
                        <w:rPr/>
                        <w:fldChar w:fldCharType="end"/>
                      </w:r>
                      <w:bookmarkEnd w:id="82"/>
                      <w:r>
                        <w:rPr/>
                        <w:t xml:space="preserve"> </w:t>
                      </w:r>
                      <w:r>
                        <w:rPr/>
                        <w:t>Uređivanje prostora</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Razlika između pregleda prostora i svih ostalih komponenti ovog sustava jest u tome što je omogućeno pored svakog prostora dodavati termine za pojedini prostor. Ovaj sustav dopušta organizatoru da kreira vremenske periode unutar kojih prostori rade (moguće je kreirati rezervaciju). Unutar kreiranog događaja kupac može rezervirati taj događaj isključivo u terminima u kojima je prostor slobodan. Termini se rade tako što se selektiraju datumi unutar prikaza kalendara na sučelju za upravljanjem vremenskim periodima te se dodaju naknadno klikom na gumb u gornjem desnom uglu. </w:t>
      </w:r>
      <w:r>
        <w:rPr/>
        <w:t xml:space="preserve">Budući </w:t>
      </w:r>
      <w:r>
        <w:rPr/>
        <w:t xml:space="preserve">da bi organizator </w:t>
      </w:r>
      <w:r>
        <w:rPr/>
        <w:t>općenito</w:t>
      </w:r>
      <w:r>
        <w:rPr/>
        <w:t xml:space="preserve"> htio cijeli jedan mjesec ili čak vremenski dulji period postaviti događaj, omogućeno je i masovno dodavanje termina što znači da može odabrati opciju „svaki dan”, „samo vikendi” i „samo radni dani” te po tom predlošku </w:t>
      </w:r>
      <w:r>
        <w:rPr/>
        <w:t xml:space="preserve">efikasnije </w:t>
      </w:r>
      <w:r>
        <w:rPr/>
        <w:t xml:space="preserve">kreirati više termina </w:t>
      </w:r>
      <w:r>
        <w:rPr/>
        <w:t>(</w:t>
      </w:r>
      <w:r>
        <w:rPr/>
        <w:fldChar w:fldCharType="begin"/>
      </w:r>
      <w:r>
        <w:rPr/>
        <w:instrText xml:space="preserve"> REF Ref_Sl.13_label_and_number \h </w:instrText>
      </w:r>
      <w:r>
        <w:rPr/>
        <w:fldChar w:fldCharType="separate"/>
      </w:r>
      <w:r>
        <w:rPr/>
        <w:t>Sl. 5.12</w:t>
      </w:r>
      <w:r>
        <w:rPr/>
        <w:fldChar w:fldCharType="end"/>
      </w:r>
      <w:r>
        <w:rPr/>
        <w:t xml:space="preserve">, </w:t>
      </w:r>
      <w:r>
        <w:rPr/>
        <w:fldChar w:fldCharType="begin"/>
      </w:r>
      <w:r>
        <w:rPr/>
        <w:instrText xml:space="preserve"> REF Ref_Sl.15_label_and_number \h </w:instrText>
      </w:r>
      <w:r>
        <w:rPr/>
        <w:fldChar w:fldCharType="separate"/>
      </w:r>
      <w:r>
        <w:rPr/>
        <w:t>Sl. 5.13</w:t>
      </w:r>
      <w:r>
        <w:rPr/>
        <w:fldChar w:fldCharType="end"/>
      </w:r>
      <w:r>
        <w:rPr/>
        <w:t xml:space="preserve">, </w:t>
      </w:r>
      <w:r>
        <w:rPr/>
        <w:fldChar w:fldCharType="begin"/>
      </w:r>
      <w:r>
        <w:rPr/>
        <w:instrText xml:space="preserve"> REF Ref_Sl.14_label_and_number \h </w:instrText>
      </w:r>
      <w:r>
        <w:rPr/>
        <w:fldChar w:fldCharType="separate"/>
      </w:r>
      <w:r>
        <w:rPr/>
        <w:t>Sl. 5.14</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79745" cy="3629025"/>
                <wp:effectExtent l="0" t="0" r="0" b="0"/>
                <wp:wrapSquare wrapText="largest"/>
                <wp:docPr id="40" name="Frame14"/>
                <a:graphic xmlns:a="http://schemas.openxmlformats.org/drawingml/2006/main">
                  <a:graphicData uri="http://schemas.microsoft.com/office/word/2010/wordprocessingShape">
                    <wps:wsp>
                      <wps:cNvSpPr txBox="1"/>
                      <wps:spPr>
                        <a:xfrm>
                          <a:off x="0" y="0"/>
                          <a:ext cx="5579745" cy="3629025"/>
                        </a:xfrm>
                        <a:prstGeom prst="rect"/>
                        <a:solidFill>
                          <a:srgbClr val="FFFFFF"/>
                        </a:solidFill>
                      </wps:spPr>
                      <wps:txbx>
                        <w:txbxContent>
                          <w:p>
                            <w:pPr>
                              <w:pStyle w:val="Sl"/>
                              <w:spacing w:before="120" w:after="120"/>
                              <w:rPr/>
                            </w:pPr>
                            <w:bookmarkStart w:id="83" w:name="Ref_Sl.13_label_and_number"/>
                            <w:r>
                              <w:rPr/>
                              <w:drawing>
                                <wp:inline distT="0" distB="0" distL="0" distR="0">
                                  <wp:extent cx="5579745" cy="3213735"/>
                                  <wp:effectExtent l="0" t="0" r="0" b="0"/>
                                  <wp:docPr id="41"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7" descr="" title=""/>
                                          <pic:cNvPicPr>
                                            <a:picLocks noChangeAspect="1" noChangeArrowheads="1"/>
                                          </pic:cNvPicPr>
                                        </pic:nvPicPr>
                                        <pic:blipFill>
                                          <a:blip r:embed="rId35"/>
                                          <a:stretch>
                                            <a:fillRect/>
                                          </a:stretch>
                                        </pic:blipFill>
                                        <pic:spPr bwMode="auto">
                                          <a:xfrm>
                                            <a:off x="0" y="0"/>
                                            <a:ext cx="5579745" cy="32137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5.12</w:t>
                            </w:r>
                            <w:r>
                              <w:rPr/>
                              <w:fldChar w:fldCharType="end"/>
                            </w:r>
                            <w:bookmarkEnd w:id="83"/>
                            <w:r>
                              <w:rPr/>
                              <w:t xml:space="preserve"> </w:t>
                            </w:r>
                            <w:r>
                              <w:rPr/>
                              <w:t>Pregled termina organizator</w:t>
                            </w:r>
                          </w:p>
                        </w:txbxContent>
                      </wps:txbx>
                      <wps:bodyPr anchor="t" lIns="0" tIns="0" rIns="0" bIns="0">
                        <a:noAutofit/>
                      </wps:bodyPr>
                    </wps:wsp>
                  </a:graphicData>
                </a:graphic>
              </wp:anchor>
            </w:drawing>
          </mc:Choice>
          <mc:Fallback>
            <w:pict>
              <v:rect style="position:absolute;rotation:-0;width:439.35pt;height:285.7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84" w:name="Ref_Sl.13_label_and_number"/>
                      <w:r>
                        <w:rPr/>
                        <w:drawing>
                          <wp:inline distT="0" distB="0" distL="0" distR="0">
                            <wp:extent cx="5579745" cy="3213735"/>
                            <wp:effectExtent l="0" t="0" r="0" b="0"/>
                            <wp:docPr id="42"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 descr="" title=""/>
                                    <pic:cNvPicPr>
                                      <a:picLocks noChangeAspect="1" noChangeArrowheads="1"/>
                                    </pic:cNvPicPr>
                                  </pic:nvPicPr>
                                  <pic:blipFill>
                                    <a:blip r:embed="rId36"/>
                                    <a:stretch>
                                      <a:fillRect/>
                                    </a:stretch>
                                  </pic:blipFill>
                                  <pic:spPr bwMode="auto">
                                    <a:xfrm>
                                      <a:off x="0" y="0"/>
                                      <a:ext cx="5579745" cy="32137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5.12</w:t>
                      </w:r>
                      <w:r>
                        <w:rPr/>
                        <w:fldChar w:fldCharType="end"/>
                      </w:r>
                      <w:bookmarkEnd w:id="84"/>
                      <w:r>
                        <w:rPr/>
                        <w:t xml:space="preserve"> </w:t>
                      </w:r>
                      <w:r>
                        <w:rPr/>
                        <w:t>Pregled termina organizator</w:t>
                      </w:r>
                    </w:p>
                  </w:txbxContent>
                </v:textbox>
                <w10:wrap type="square" side="largest"/>
              </v:rect>
            </w:pict>
          </mc:Fallback>
        </mc:AlternateContent>
      </w:r>
    </w:p>
    <w:p>
      <w:pPr>
        <w:pStyle w:val="Caption"/>
        <w:rPr/>
      </w:pPr>
      <w:r>
        <w:rPr/>
      </w:r>
      <w:r>
        <mc:AlternateContent>
          <mc:Choice Requires="wps">
            <w:drawing>
              <wp:anchor behindDoc="0" distT="0" distB="0" distL="0" distR="0" simplePos="0" locked="0" layoutInCell="0" allowOverlap="1" relativeHeight="28">
                <wp:simplePos x="0" y="0"/>
                <wp:positionH relativeFrom="column">
                  <wp:posOffset>3130550</wp:posOffset>
                </wp:positionH>
                <wp:positionV relativeFrom="paragraph">
                  <wp:posOffset>-43815</wp:posOffset>
                </wp:positionV>
                <wp:extent cx="2984500" cy="3046730"/>
                <wp:effectExtent l="0" t="0" r="0" b="0"/>
                <wp:wrapSquare wrapText="largest"/>
                <wp:docPr id="43" name="Frame16"/>
                <a:graphic xmlns:a="http://schemas.openxmlformats.org/drawingml/2006/main">
                  <a:graphicData uri="http://schemas.microsoft.com/office/word/2010/wordprocessingShape">
                    <wps:wsp>
                      <wps:cNvSpPr txBox="1"/>
                      <wps:spPr>
                        <a:xfrm>
                          <a:off x="0" y="0"/>
                          <a:ext cx="2984500" cy="3046730"/>
                        </a:xfrm>
                        <a:prstGeom prst="rect"/>
                        <a:solidFill>
                          <a:srgbClr val="FFFFFF"/>
                        </a:solidFill>
                      </wps:spPr>
                      <wps:txbx>
                        <w:txbxContent>
                          <w:p>
                            <w:pPr>
                              <w:pStyle w:val="Sl"/>
                              <w:spacing w:before="120" w:after="120"/>
                              <w:rPr/>
                            </w:pPr>
                            <w:bookmarkStart w:id="85" w:name="Ref_Sl.15_label_and_number"/>
                            <w:r>
                              <w:rPr/>
                              <w:drawing>
                                <wp:inline distT="0" distB="0" distL="0" distR="0">
                                  <wp:extent cx="2984500" cy="2631440"/>
                                  <wp:effectExtent l="0" t="0" r="0" b="0"/>
                                  <wp:docPr id="44"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descr="" title=""/>
                                          <pic:cNvPicPr>
                                            <a:picLocks noChangeAspect="1" noChangeArrowheads="1"/>
                                          </pic:cNvPicPr>
                                        </pic:nvPicPr>
                                        <pic:blipFill>
                                          <a:blip r:embed="rId37"/>
                                          <a:stretch>
                                            <a:fillRect/>
                                          </a:stretch>
                                        </pic:blipFill>
                                        <pic:spPr bwMode="auto">
                                          <a:xfrm>
                                            <a:off x="0" y="0"/>
                                            <a:ext cx="2984500" cy="2631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5.13</w:t>
                            </w:r>
                            <w:r>
                              <w:rPr/>
                              <w:fldChar w:fldCharType="end"/>
                            </w:r>
                            <w:bookmarkEnd w:id="85"/>
                            <w:r>
                              <w:rPr/>
                              <w:t xml:space="preserve"> </w:t>
                            </w:r>
                            <w:r>
                              <w:rPr/>
                              <w:t>Masovno dodavanje termina</w:t>
                            </w:r>
                          </w:p>
                        </w:txbxContent>
                      </wps:txbx>
                      <wps:bodyPr anchor="t" lIns="0" tIns="0" rIns="0" bIns="0">
                        <a:noAutofit/>
                      </wps:bodyPr>
                    </wps:wsp>
                  </a:graphicData>
                </a:graphic>
              </wp:anchor>
            </w:drawing>
          </mc:Choice>
          <mc:Fallback>
            <w:pict>
              <v:rect style="position:absolute;rotation:-0;width:235pt;height:239.9pt;mso-wrap-distance-left:0pt;mso-wrap-distance-right:0pt;mso-wrap-distance-top:0pt;mso-wrap-distance-bottom:0pt;margin-top:-3.45pt;mso-position-vertical-relative:text;margin-left:246.5pt;mso-position-horizontal-relative:text">
                <v:textbox inset="0in,0in,0in,0in">
                  <w:txbxContent>
                    <w:p>
                      <w:pPr>
                        <w:pStyle w:val="Sl"/>
                        <w:spacing w:before="120" w:after="120"/>
                        <w:rPr/>
                      </w:pPr>
                      <w:bookmarkStart w:id="86" w:name="Ref_Sl.15_label_and_number"/>
                      <w:r>
                        <w:rPr/>
                        <w:drawing>
                          <wp:inline distT="0" distB="0" distL="0" distR="0">
                            <wp:extent cx="2984500" cy="2631440"/>
                            <wp:effectExtent l="0" t="0" r="0" b="0"/>
                            <wp:docPr id="4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 descr="" title=""/>
                                    <pic:cNvPicPr>
                                      <a:picLocks noChangeAspect="1" noChangeArrowheads="1"/>
                                    </pic:cNvPicPr>
                                  </pic:nvPicPr>
                                  <pic:blipFill>
                                    <a:blip r:embed="rId38"/>
                                    <a:stretch>
                                      <a:fillRect/>
                                    </a:stretch>
                                  </pic:blipFill>
                                  <pic:spPr bwMode="auto">
                                    <a:xfrm>
                                      <a:off x="0" y="0"/>
                                      <a:ext cx="2984500" cy="2631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5.13</w:t>
                      </w:r>
                      <w:r>
                        <w:rPr/>
                        <w:fldChar w:fldCharType="end"/>
                      </w:r>
                      <w:bookmarkEnd w:id="86"/>
                      <w:r>
                        <w:rPr/>
                        <w:t xml:space="preserve"> </w:t>
                      </w:r>
                      <w:r>
                        <w:rPr/>
                        <w:t>Masovno dodavanje termina</w:t>
                      </w:r>
                    </w:p>
                  </w:txbxContent>
                </v:textbox>
                <w10:wrap type="square" side="largest"/>
              </v:rect>
            </w:pict>
          </mc:Fallback>
        </mc:AlternateContent>
      </w:r>
      <w:r>
        <mc:AlternateContent>
          <mc:Choice Requires="wps">
            <w:drawing>
              <wp:anchor behindDoc="0" distT="0" distB="0" distL="0" distR="0" simplePos="0" locked="0" layoutInCell="0" allowOverlap="1" relativeHeight="30">
                <wp:simplePos x="0" y="0"/>
                <wp:positionH relativeFrom="column">
                  <wp:posOffset>-188595</wp:posOffset>
                </wp:positionH>
                <wp:positionV relativeFrom="paragraph">
                  <wp:posOffset>43180</wp:posOffset>
                </wp:positionV>
                <wp:extent cx="3145155" cy="2959735"/>
                <wp:effectExtent l="0" t="0" r="0" b="0"/>
                <wp:wrapSquare wrapText="largest"/>
                <wp:docPr id="46" name="Frame15"/>
                <a:graphic xmlns:a="http://schemas.openxmlformats.org/drawingml/2006/main">
                  <a:graphicData uri="http://schemas.microsoft.com/office/word/2010/wordprocessingShape">
                    <wps:wsp>
                      <wps:cNvSpPr txBox="1"/>
                      <wps:spPr>
                        <a:xfrm>
                          <a:off x="0" y="0"/>
                          <a:ext cx="3145155" cy="2959735"/>
                        </a:xfrm>
                        <a:prstGeom prst="rect"/>
                        <a:solidFill>
                          <a:srgbClr val="FFFFFF"/>
                        </a:solidFill>
                      </wps:spPr>
                      <wps:txbx>
                        <w:txbxContent>
                          <w:p>
                            <w:pPr>
                              <w:pStyle w:val="Sl"/>
                              <w:spacing w:before="120" w:after="120"/>
                              <w:rPr/>
                            </w:pPr>
                            <w:bookmarkStart w:id="87" w:name="Ref_Sl.14_label_and_number"/>
                            <w:r>
                              <w:rPr/>
                              <w:drawing>
                                <wp:inline distT="0" distB="0" distL="0" distR="0">
                                  <wp:extent cx="3145155" cy="2544445"/>
                                  <wp:effectExtent l="0" t="0" r="0" b="0"/>
                                  <wp:docPr id="4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title=""/>
                                          <pic:cNvPicPr>
                                            <a:picLocks noChangeAspect="1" noChangeArrowheads="1"/>
                                          </pic:cNvPicPr>
                                        </pic:nvPicPr>
                                        <pic:blipFill>
                                          <a:blip r:embed="rId39"/>
                                          <a:stretch>
                                            <a:fillRect/>
                                          </a:stretch>
                                        </pic:blipFill>
                                        <pic:spPr bwMode="auto">
                                          <a:xfrm>
                                            <a:off x="0" y="0"/>
                                            <a:ext cx="3145155" cy="25444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5.14</w:t>
                            </w:r>
                            <w:r>
                              <w:rPr/>
                              <w:fldChar w:fldCharType="end"/>
                            </w:r>
                            <w:bookmarkEnd w:id="87"/>
                            <w:r>
                              <w:rPr/>
                              <w:t xml:space="preserve"> </w:t>
                            </w:r>
                            <w:r>
                              <w:rPr/>
                              <w:t>Dodavanje termina</w:t>
                            </w:r>
                          </w:p>
                        </w:txbxContent>
                      </wps:txbx>
                      <wps:bodyPr anchor="t" lIns="0" tIns="0" rIns="0" bIns="0">
                        <a:noAutofit/>
                      </wps:bodyPr>
                    </wps:wsp>
                  </a:graphicData>
                </a:graphic>
              </wp:anchor>
            </w:drawing>
          </mc:Choice>
          <mc:Fallback>
            <w:pict>
              <v:rect style="position:absolute;rotation:-0;width:247.65pt;height:233.05pt;mso-wrap-distance-left:0pt;mso-wrap-distance-right:0pt;mso-wrap-distance-top:0pt;mso-wrap-distance-bottom:0pt;margin-top:3.4pt;mso-position-vertical-relative:text;margin-left:-14.85pt;mso-position-horizontal-relative:text">
                <v:textbox inset="0in,0in,0in,0in">
                  <w:txbxContent>
                    <w:p>
                      <w:pPr>
                        <w:pStyle w:val="Sl"/>
                        <w:spacing w:before="120" w:after="120"/>
                        <w:rPr/>
                      </w:pPr>
                      <w:bookmarkStart w:id="88" w:name="Ref_Sl.14_label_and_number"/>
                      <w:r>
                        <w:rPr/>
                        <w:drawing>
                          <wp:inline distT="0" distB="0" distL="0" distR="0">
                            <wp:extent cx="3145155" cy="2544445"/>
                            <wp:effectExtent l="0" t="0" r="0" b="0"/>
                            <wp:docPr id="48"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 descr="" title=""/>
                                    <pic:cNvPicPr>
                                      <a:picLocks noChangeAspect="1" noChangeArrowheads="1"/>
                                    </pic:cNvPicPr>
                                  </pic:nvPicPr>
                                  <pic:blipFill>
                                    <a:blip r:embed="rId40"/>
                                    <a:stretch>
                                      <a:fillRect/>
                                    </a:stretch>
                                  </pic:blipFill>
                                  <pic:spPr bwMode="auto">
                                    <a:xfrm>
                                      <a:off x="0" y="0"/>
                                      <a:ext cx="3145155" cy="25444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5.14</w:t>
                      </w:r>
                      <w:r>
                        <w:rPr/>
                        <w:fldChar w:fldCharType="end"/>
                      </w:r>
                      <w:bookmarkEnd w:id="88"/>
                      <w:r>
                        <w:rPr/>
                        <w:t xml:space="preserve"> </w:t>
                      </w:r>
                      <w:r>
                        <w:rPr/>
                        <w:t>Dodavanje termina</w:t>
                      </w:r>
                    </w:p>
                  </w:txbxContent>
                </v:textbox>
                <w10:wrap type="square" side="largest"/>
              </v:rect>
            </w:pict>
          </mc:Fallback>
        </mc:AlternateContent>
      </w:r>
    </w:p>
    <w:p>
      <w:pPr>
        <w:pStyle w:val="BodyText"/>
        <w:rPr/>
      </w:pPr>
      <w:r>
        <w:rPr/>
        <w:t xml:space="preserve"> </w:t>
      </w:r>
    </w:p>
    <w:p>
      <w:pPr>
        <w:pStyle w:val="BodyText"/>
        <w:rPr/>
      </w:pPr>
      <w:r>
        <w:rPr/>
      </w:r>
    </w:p>
    <w:p>
      <w:pPr>
        <w:pStyle w:val="BodyText"/>
        <w:rPr/>
      </w:pPr>
      <w:r>
        <w:rPr/>
        <w:t>Z</w:t>
      </w:r>
      <w:r>
        <w:rPr/>
        <w:t xml:space="preserve">adnji prikaz organizatora </w:t>
      </w:r>
      <w:r>
        <w:rPr/>
        <w:t>su</w:t>
      </w:r>
      <w:r>
        <w:rPr/>
        <w:t xml:space="preserve"> rezervacije, odnosno sve rezervacije kupaca koje su vezane za njegove događaje </w:t>
      </w:r>
      <w:r>
        <w:rPr/>
        <w:t>(</w:t>
      </w:r>
      <w:r>
        <w:rPr/>
        <w:fldChar w:fldCharType="begin"/>
      </w:r>
      <w:r>
        <w:rPr/>
        <w:instrText xml:space="preserve"> REF Ref_Sl.16_label_and_number \h </w:instrText>
      </w:r>
      <w:r>
        <w:rPr/>
        <w:fldChar w:fldCharType="separate"/>
      </w:r>
      <w:r>
        <w:rPr/>
        <w:t>Sl. 5.15</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579745" cy="4389755"/>
                <wp:effectExtent l="0" t="0" r="0" b="0"/>
                <wp:wrapSquare wrapText="largest"/>
                <wp:docPr id="49" name="Frame17"/>
                <a:graphic xmlns:a="http://schemas.openxmlformats.org/drawingml/2006/main">
                  <a:graphicData uri="http://schemas.microsoft.com/office/word/2010/wordprocessingShape">
                    <wps:wsp>
                      <wps:cNvSpPr txBox="1"/>
                      <wps:spPr>
                        <a:xfrm>
                          <a:off x="0" y="0"/>
                          <a:ext cx="5579745" cy="4389755"/>
                        </a:xfrm>
                        <a:prstGeom prst="rect"/>
                        <a:solidFill>
                          <a:srgbClr val="FFFFFF"/>
                        </a:solidFill>
                      </wps:spPr>
                      <wps:txbx>
                        <w:txbxContent>
                          <w:p>
                            <w:pPr>
                              <w:pStyle w:val="Sl"/>
                              <w:spacing w:before="120" w:after="120"/>
                              <w:rPr/>
                            </w:pPr>
                            <w:bookmarkStart w:id="89" w:name="Ref_Sl.16_label_and_number"/>
                            <w:r>
                              <w:rPr/>
                              <w:drawing>
                                <wp:inline distT="0" distB="0" distL="0" distR="0">
                                  <wp:extent cx="5579745" cy="3974465"/>
                                  <wp:effectExtent l="0" t="0" r="0" b="0"/>
                                  <wp:docPr id="5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title=""/>
                                          <pic:cNvPicPr>
                                            <a:picLocks noChangeAspect="1" noChangeArrowheads="1"/>
                                          </pic:cNvPicPr>
                                        </pic:nvPicPr>
                                        <pic:blipFill>
                                          <a:blip r:embed="rId41"/>
                                          <a:stretch>
                                            <a:fillRect/>
                                          </a:stretch>
                                        </pic:blipFill>
                                        <pic:spPr bwMode="auto">
                                          <a:xfrm>
                                            <a:off x="0" y="0"/>
                                            <a:ext cx="5579745" cy="397446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5.15</w:t>
                            </w:r>
                            <w:r>
                              <w:rPr/>
                              <w:fldChar w:fldCharType="end"/>
                            </w:r>
                            <w:bookmarkEnd w:id="89"/>
                            <w:r>
                              <w:rPr/>
                              <w:t xml:space="preserve"> </w:t>
                            </w:r>
                            <w:r>
                              <w:rPr/>
                              <w:t>Prikaz rezervacija organizator</w:t>
                            </w:r>
                          </w:p>
                        </w:txbxContent>
                      </wps:txbx>
                      <wps:bodyPr anchor="t" lIns="0" tIns="0" rIns="0" bIns="0">
                        <a:noAutofit/>
                      </wps:bodyPr>
                    </wps:wsp>
                  </a:graphicData>
                </a:graphic>
              </wp:anchor>
            </w:drawing>
          </mc:Choice>
          <mc:Fallback>
            <w:pict>
              <v:rect style="position:absolute;rotation:-0;width:439.35pt;height:345.6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90" w:name="Ref_Sl.16_label_and_number"/>
                      <w:r>
                        <w:rPr/>
                        <w:drawing>
                          <wp:inline distT="0" distB="0" distL="0" distR="0">
                            <wp:extent cx="5579745" cy="3974465"/>
                            <wp:effectExtent l="0" t="0" r="0" b="0"/>
                            <wp:docPr id="5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0" descr="" title=""/>
                                    <pic:cNvPicPr>
                                      <a:picLocks noChangeAspect="1" noChangeArrowheads="1"/>
                                    </pic:cNvPicPr>
                                  </pic:nvPicPr>
                                  <pic:blipFill>
                                    <a:blip r:embed="rId42"/>
                                    <a:stretch>
                                      <a:fillRect/>
                                    </a:stretch>
                                  </pic:blipFill>
                                  <pic:spPr bwMode="auto">
                                    <a:xfrm>
                                      <a:off x="0" y="0"/>
                                      <a:ext cx="5579745" cy="397446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5.15</w:t>
                      </w:r>
                      <w:r>
                        <w:rPr/>
                        <w:fldChar w:fldCharType="end"/>
                      </w:r>
                      <w:bookmarkEnd w:id="90"/>
                      <w:r>
                        <w:rPr/>
                        <w:t xml:space="preserve"> </w:t>
                      </w:r>
                      <w:r>
                        <w:rPr/>
                        <w:t>Prikaz rezervacija organizator</w:t>
                      </w:r>
                    </w:p>
                  </w:txbxContent>
                </v:textbox>
                <w10:wrap type="square" side="largest"/>
              </v:rect>
            </w:pict>
          </mc:Fallback>
        </mc:AlternateContent>
      </w:r>
    </w:p>
    <w:p>
      <w:pPr>
        <w:pStyle w:val="BodyText"/>
        <w:rPr/>
      </w:pPr>
      <w:r>
        <w:rPr/>
        <w:t xml:space="preserve">Unutar svake rezervacije pišu osnovni detalji, termin te na desnoj strani status rezervacije. Gore postoji izbornik gdje organizator može vidjeti prošle rezervacije kojima je stanje „Na čekanju, Plaćeno i Otkazano” </w:t>
      </w:r>
      <w:r>
        <w:rPr/>
        <w:t>(</w:t>
      </w:r>
      <w:r>
        <w:rPr/>
        <w:fldChar w:fldCharType="begin"/>
      </w:r>
      <w:r>
        <w:rPr/>
        <w:instrText xml:space="preserve"> REF Ref_Sl.16_label_and_number \h </w:instrText>
      </w:r>
      <w:r>
        <w:rPr/>
        <w:fldChar w:fldCharType="separate"/>
      </w:r>
      <w:r>
        <w:rPr/>
        <w:t>Sl. 5.15</w:t>
      </w:r>
      <w:r>
        <w:rPr/>
        <w:fldChar w:fldCharType="end"/>
      </w:r>
      <w:r>
        <w:rPr/>
        <w:t>)</w:t>
      </w:r>
      <w:r>
        <w:rPr/>
        <w:t xml:space="preserve">. </w:t>
      </w:r>
      <w:r>
        <w:rPr/>
        <w:t>Organizator može otkazati rezervacije</w:t>
      </w:r>
      <w:r>
        <w:rPr/>
        <w:t xml:space="preserve"> ukoliko </w:t>
      </w:r>
      <w:r>
        <w:rPr/>
        <w:t>postoji</w:t>
      </w:r>
      <w:r>
        <w:rPr/>
        <w:t xml:space="preserve"> </w:t>
      </w:r>
      <w:r>
        <w:rPr/>
        <w:t>opravdani</w:t>
      </w:r>
      <w:r>
        <w:rPr/>
        <w:t xml:space="preserve"> </w:t>
      </w:r>
      <w:r>
        <w:rPr/>
        <w:t>razlog</w:t>
      </w:r>
      <w:r>
        <w:rPr/>
        <w:t xml:space="preserve">. Pored svake rezervacije može vidjeti listu gostiju </w:t>
      </w:r>
      <w:r>
        <w:rPr/>
        <w:t>kako bi bolje</w:t>
      </w:r>
      <w:r>
        <w:rPr/>
        <w:t xml:space="preserve"> upravlja</w:t>
      </w:r>
      <w:r>
        <w:rPr/>
        <w:t>o</w:t>
      </w:r>
      <w:r>
        <w:rPr/>
        <w:t xml:space="preserve"> navedenom rezervacijom </w:t>
      </w:r>
      <w:r>
        <w:rPr/>
        <w:t>(</w:t>
      </w:r>
      <w:r>
        <w:rPr/>
        <w:fldChar w:fldCharType="begin"/>
      </w:r>
      <w:r>
        <w:rPr/>
        <w:instrText xml:space="preserve"> REF Ref_Sl.17_label_and_number \h </w:instrText>
      </w:r>
      <w:r>
        <w:rPr/>
        <w:fldChar w:fldCharType="separate"/>
      </w:r>
      <w:r>
        <w:rPr/>
        <w:t>Sl. 5.16</w:t>
      </w:r>
      <w:r>
        <w:rPr/>
        <w:fldChar w:fldCharType="end"/>
      </w:r>
      <w:r>
        <w:rPr/>
        <w:t>).</w:t>
      </w:r>
    </w:p>
    <w:p>
      <w:pPr>
        <w:pStyle w:val="BodyText"/>
        <w:rPr/>
      </w:pPr>
      <w:r>
        <w:rPr/>
      </w: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205480" cy="2161540"/>
                <wp:effectExtent l="0" t="0" r="0" b="0"/>
                <wp:wrapSquare wrapText="largest"/>
                <wp:docPr id="52" name="Frame18"/>
                <a:graphic xmlns:a="http://schemas.openxmlformats.org/drawingml/2006/main">
                  <a:graphicData uri="http://schemas.microsoft.com/office/word/2010/wordprocessingShape">
                    <wps:wsp>
                      <wps:cNvSpPr txBox="1"/>
                      <wps:spPr>
                        <a:xfrm>
                          <a:off x="0" y="0"/>
                          <a:ext cx="3205480" cy="2161540"/>
                        </a:xfrm>
                        <a:prstGeom prst="rect"/>
                        <a:solidFill>
                          <a:srgbClr val="FFFFFF"/>
                        </a:solidFill>
                      </wps:spPr>
                      <wps:txbx>
                        <w:txbxContent>
                          <w:p>
                            <w:pPr>
                              <w:pStyle w:val="Sl"/>
                              <w:spacing w:before="120" w:after="120"/>
                              <w:rPr/>
                            </w:pPr>
                            <w:bookmarkStart w:id="91" w:name="Ref_Sl.17_label_and_number"/>
                            <w:r>
                              <w:rPr/>
                              <w:drawing>
                                <wp:inline distT="0" distB="0" distL="0" distR="0">
                                  <wp:extent cx="3205480" cy="1746250"/>
                                  <wp:effectExtent l="0" t="0" r="0" b="0"/>
                                  <wp:docPr id="53"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descr="" title=""/>
                                          <pic:cNvPicPr>
                                            <a:picLocks noChangeAspect="1" noChangeArrowheads="1"/>
                                          </pic:cNvPicPr>
                                        </pic:nvPicPr>
                                        <pic:blipFill>
                                          <a:blip r:embed="rId43"/>
                                          <a:stretch>
                                            <a:fillRect/>
                                          </a:stretch>
                                        </pic:blipFill>
                                        <pic:spPr bwMode="auto">
                                          <a:xfrm>
                                            <a:off x="0" y="0"/>
                                            <a:ext cx="3205480" cy="174625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5.16</w:t>
                            </w:r>
                            <w:r>
                              <w:rPr/>
                              <w:fldChar w:fldCharType="end"/>
                            </w:r>
                            <w:bookmarkEnd w:id="91"/>
                            <w:r>
                              <w:rPr/>
                              <w:t xml:space="preserve"> </w:t>
                            </w:r>
                            <w:r>
                              <w:rPr/>
                              <w:t>Lista gostiju</w:t>
                            </w:r>
                          </w:p>
                        </w:txbxContent>
                      </wps:txbx>
                      <wps:bodyPr anchor="t" lIns="0" tIns="0" rIns="0" bIns="0">
                        <a:noAutofit/>
                      </wps:bodyPr>
                    </wps:wsp>
                  </a:graphicData>
                </a:graphic>
              </wp:anchor>
            </w:drawing>
          </mc:Choice>
          <mc:Fallback>
            <w:pict>
              <v:rect style="position:absolute;rotation:-0;width:252.4pt;height:170.2pt;mso-wrap-distance-left:0pt;mso-wrap-distance-right:0pt;mso-wrap-distance-top:0pt;mso-wrap-distance-bottom:0pt;margin-top:0.05pt;mso-position-vertical-relative:text;margin-left:93.45pt;mso-position-horizontal:center;mso-position-horizontal-relative:text">
                <v:textbox inset="0in,0in,0in,0in">
                  <w:txbxContent>
                    <w:p>
                      <w:pPr>
                        <w:pStyle w:val="Sl"/>
                        <w:spacing w:before="120" w:after="120"/>
                        <w:rPr/>
                      </w:pPr>
                      <w:bookmarkStart w:id="92" w:name="Ref_Sl.17_label_and_number"/>
                      <w:r>
                        <w:rPr/>
                        <w:drawing>
                          <wp:inline distT="0" distB="0" distL="0" distR="0">
                            <wp:extent cx="3205480" cy="1746250"/>
                            <wp:effectExtent l="0" t="0" r="0" b="0"/>
                            <wp:docPr id="5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 descr="" title=""/>
                                    <pic:cNvPicPr>
                                      <a:picLocks noChangeAspect="1" noChangeArrowheads="1"/>
                                    </pic:cNvPicPr>
                                  </pic:nvPicPr>
                                  <pic:blipFill>
                                    <a:blip r:embed="rId44"/>
                                    <a:stretch>
                                      <a:fillRect/>
                                    </a:stretch>
                                  </pic:blipFill>
                                  <pic:spPr bwMode="auto">
                                    <a:xfrm>
                                      <a:off x="0" y="0"/>
                                      <a:ext cx="3205480" cy="174625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5.16</w:t>
                      </w:r>
                      <w:r>
                        <w:rPr/>
                        <w:fldChar w:fldCharType="end"/>
                      </w:r>
                      <w:bookmarkEnd w:id="92"/>
                      <w:r>
                        <w:rPr/>
                        <w:t xml:space="preserve"> </w:t>
                      </w:r>
                      <w:r>
                        <w:rPr/>
                        <w:t>Lista gostiju</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r>
    </w:p>
    <w:p>
      <w:pPr>
        <w:pStyle w:val="Caption"/>
        <w:jc w:val="center"/>
        <w:rPr/>
      </w:pPr>
      <w:r>
        <w:rPr/>
      </w:r>
    </w:p>
    <w:p>
      <w:pPr>
        <w:pStyle w:val="Heading2"/>
        <w:rPr/>
      </w:pPr>
      <w:bookmarkStart w:id="93" w:name="__RefHeading___Toc4141_723378845"/>
      <w:bookmarkEnd w:id="93"/>
      <w:r>
        <w:rPr/>
        <w:t>K</w:t>
      </w:r>
      <w:r>
        <w:rPr/>
        <w:t>upac</w:t>
      </w:r>
    </w:p>
    <w:p>
      <w:pPr>
        <w:pStyle w:val="Normal"/>
        <w:rPr/>
      </w:pPr>
      <w:r>
        <w:rPr/>
      </w:r>
    </w:p>
    <w:p>
      <w:pPr>
        <w:pStyle w:val="Normal"/>
        <w:rPr/>
      </w:pPr>
      <w:r>
        <w:rPr/>
        <w:t>Kupac n</w:t>
      </w:r>
      <w:r>
        <w:rPr/>
        <w:t xml:space="preserve">akon prijave u sustav </w:t>
      </w:r>
      <w:r>
        <w:rPr/>
        <w:t>može vidjeti</w:t>
      </w:r>
      <w:r>
        <w:rPr/>
        <w:t xml:space="preserve"> nadzorn</w:t>
      </w:r>
      <w:r>
        <w:rPr/>
        <w:t>u</w:t>
      </w:r>
      <w:r>
        <w:rPr/>
        <w:t xml:space="preserve"> ploč</w:t>
      </w:r>
      <w:r>
        <w:rPr/>
        <w:t>u</w:t>
      </w:r>
      <w:r>
        <w:rPr/>
        <w:t xml:space="preserve"> s malo </w:t>
      </w:r>
      <w:r>
        <w:rPr/>
        <w:t>drugačijim</w:t>
      </w:r>
      <w:r>
        <w:rPr/>
        <w:t xml:space="preserve"> izgledom u odnosu na organizatora. Početni dizajn je </w:t>
      </w:r>
      <w:r>
        <w:rPr/>
        <w:t>ekvivalentan organizatorovom, no</w:t>
      </w:r>
      <w:r>
        <w:rPr/>
        <w:t xml:space="preserve"> nadzorna ploča sadrži statistiku koja je bitna </w:t>
      </w:r>
      <w:r>
        <w:rPr/>
        <w:t>isključivo</w:t>
      </w:r>
      <w:r>
        <w:rPr/>
        <w:t xml:space="preserve"> kupcu. </w:t>
      </w:r>
      <w:r>
        <w:rPr/>
        <w:t>H</w:t>
      </w:r>
      <w:r>
        <w:rPr/>
        <w:t xml:space="preserve">amburger izbornik </w:t>
      </w:r>
      <w:r>
        <w:rPr/>
        <w:t>na lijevoj strani sučelja</w:t>
      </w:r>
      <w:r>
        <w:rPr/>
        <w:t xml:space="preserve"> ima komponente kao što je broj </w:t>
      </w:r>
      <w:r>
        <w:rPr/>
        <w:t>kupčevih</w:t>
      </w:r>
      <w:r>
        <w:rPr/>
        <w:t xml:space="preserve"> rezervacija i broj nadolazećih događaja od </w:t>
      </w:r>
      <w:r>
        <w:rPr/>
        <w:t>kupčevog</w:t>
      </w:r>
      <w:r>
        <w:rPr/>
        <w:t xml:space="preserve"> zadnjeg pristupa stranici, odnosno njegov</w:t>
      </w:r>
      <w:r>
        <w:rPr/>
        <w:t>e</w:t>
      </w:r>
      <w:r>
        <w:rPr/>
        <w:t xml:space="preserve"> zadnje prijave u sustav </w:t>
      </w:r>
      <w:r>
        <w:rPr/>
        <w:t>(</w:t>
      </w:r>
      <w:r>
        <w:rPr/>
        <w:fldChar w:fldCharType="begin"/>
      </w:r>
      <w:r>
        <w:rPr/>
        <w:instrText xml:space="preserve"> REF Ref_Sl.18_label_and_number \h </w:instrText>
      </w:r>
      <w:r>
        <w:rPr/>
        <w:fldChar w:fldCharType="separate"/>
      </w:r>
      <w:r>
        <w:rPr/>
        <w:t>Sl. 5.17</w:t>
      </w:r>
      <w:r>
        <w:rPr/>
        <w:fldChar w:fldCharType="end"/>
      </w:r>
      <w:r>
        <w:rPr/>
        <w:t>).</w:t>
      </w:r>
      <w: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579745" cy="3610610"/>
                <wp:effectExtent l="0" t="0" r="0" b="0"/>
                <wp:wrapSquare wrapText="largest"/>
                <wp:docPr id="55" name="Frame19"/>
                <a:graphic xmlns:a="http://schemas.openxmlformats.org/drawingml/2006/main">
                  <a:graphicData uri="http://schemas.microsoft.com/office/word/2010/wordprocessingShape">
                    <wps:wsp>
                      <wps:cNvSpPr txBox="1"/>
                      <wps:spPr>
                        <a:xfrm>
                          <a:off x="0" y="0"/>
                          <a:ext cx="5579745" cy="3610610"/>
                        </a:xfrm>
                        <a:prstGeom prst="rect"/>
                        <a:solidFill>
                          <a:srgbClr val="FFFFFF"/>
                        </a:solidFill>
                      </wps:spPr>
                      <wps:txbx>
                        <w:txbxContent>
                          <w:p>
                            <w:pPr>
                              <w:pStyle w:val="Sl"/>
                              <w:spacing w:before="120" w:after="120"/>
                              <w:rPr/>
                            </w:pPr>
                            <w:bookmarkStart w:id="94" w:name="Ref_Sl.18_label_and_number"/>
                            <w:r>
                              <w:rPr/>
                              <w:drawing>
                                <wp:inline distT="0" distB="0" distL="0" distR="0">
                                  <wp:extent cx="5579745" cy="3195320"/>
                                  <wp:effectExtent l="0" t="0" r="0" b="0"/>
                                  <wp:docPr id="5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 descr="" title=""/>
                                          <pic:cNvPicPr>
                                            <a:picLocks noChangeAspect="1" noChangeArrowheads="1"/>
                                          </pic:cNvPicPr>
                                        </pic:nvPicPr>
                                        <pic:blipFill>
                                          <a:blip r:embed="rId45"/>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5.17</w:t>
                            </w:r>
                            <w:r>
                              <w:rPr/>
                              <w:fldChar w:fldCharType="end"/>
                            </w:r>
                            <w:bookmarkEnd w:id="94"/>
                            <w:r>
                              <w:rPr/>
                              <w:t xml:space="preserve"> </w:t>
                            </w:r>
                            <w:r>
                              <w:rPr/>
                              <w:t>Nadzorna ploča kupca</w:t>
                            </w:r>
                          </w:p>
                        </w:txbxContent>
                      </wps:txbx>
                      <wps:bodyPr anchor="t" lIns="0" tIns="0" rIns="0" bIns="0">
                        <a:noAutofit/>
                      </wps:bodyPr>
                    </wps:wsp>
                  </a:graphicData>
                </a:graphic>
              </wp:anchor>
            </w:drawing>
          </mc:Choice>
          <mc:Fallback>
            <w:pict>
              <v:rect style="position:absolute;rotation:-0;width:439.35pt;height:284.3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95" w:name="Ref_Sl.18_label_and_number"/>
                      <w:r>
                        <w:rPr/>
                        <w:drawing>
                          <wp:inline distT="0" distB="0" distL="0" distR="0">
                            <wp:extent cx="5579745" cy="3195320"/>
                            <wp:effectExtent l="0" t="0" r="0" b="0"/>
                            <wp:docPr id="57"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2" descr="" title=""/>
                                    <pic:cNvPicPr>
                                      <a:picLocks noChangeAspect="1" noChangeArrowheads="1"/>
                                    </pic:cNvPicPr>
                                  </pic:nvPicPr>
                                  <pic:blipFill>
                                    <a:blip r:embed="rId46"/>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5.17</w:t>
                      </w:r>
                      <w:r>
                        <w:rPr/>
                        <w:fldChar w:fldCharType="end"/>
                      </w:r>
                      <w:bookmarkEnd w:id="95"/>
                      <w:r>
                        <w:rPr/>
                        <w:t xml:space="preserve"> </w:t>
                      </w:r>
                      <w:r>
                        <w:rPr/>
                        <w:t>Nadzorna ploča kupca</w:t>
                      </w:r>
                    </w:p>
                  </w:txbxContent>
                </v:textbox>
                <w10:wrap type="square" side="largest"/>
              </v:rect>
            </w:pict>
          </mc:Fallback>
        </mc:AlternateContent>
      </w:r>
    </w:p>
    <w:p>
      <w:pPr>
        <w:pStyle w:val="BodyText"/>
        <w:rPr/>
      </w:pPr>
      <w:r>
        <w:rPr/>
        <w:t>Nakon što je preusmjeren na podstranicu prikaza događaja, gumbom nadzorne ploče ili hamburger izbornikom može pregledavati događaje te rezervirati iste. Kupac također ima opciju filtriranja ako  želi ubrzati proces pronalaženja idealnog događaja po kapacitetu i cijeni događaj</w:t>
      </w:r>
      <w:r>
        <w:rPr/>
        <w:t>a (</w:t>
      </w:r>
      <w:r>
        <w:rPr/>
        <w:fldChar w:fldCharType="begin"/>
      </w:r>
      <w:r>
        <w:rPr/>
        <w:instrText xml:space="preserve"> REF Ref_Sl.19_label_and_number \h </w:instrText>
      </w:r>
      <w:r>
        <w:rPr/>
        <w:fldChar w:fldCharType="separate"/>
      </w:r>
      <w:r>
        <w:rPr/>
        <w:t>Sl. 5.18</w:t>
      </w:r>
      <w:r>
        <w:rPr/>
        <w:fldChar w:fldCharType="end"/>
      </w:r>
      <w:r>
        <w:rPr/>
        <w:t>)</w:t>
      </w:r>
    </w:p>
    <w:p>
      <w:pPr>
        <w:pStyle w:val="BodyText"/>
        <w:rPr/>
      </w:pPr>
      <w:r>
        <w:rPr/>
        <w:t xml:space="preserve">Prilikom rezerviranja </w:t>
      </w:r>
      <w:r>
        <w:rPr/>
        <w:t>kupac</w:t>
      </w:r>
      <w:r>
        <w:rPr/>
        <w:t xml:space="preserve"> određuje termin rezervacije te upisuje goste koji su pozvani na taj termin. Cijena se sama izračunava u ovisnosti o broju ljudi i prikazuje ažurno kupcu </w:t>
      </w:r>
      <w:r>
        <w:rPr/>
        <w:t>u realnom vremenu</w:t>
      </w:r>
      <w:r>
        <w:rPr/>
        <w:t xml:space="preserve"> tako da nije neispravno informiran o cijeni rezervacije </w:t>
      </w:r>
      <w:r>
        <w:rPr/>
        <w:t>(</w:t>
      </w:r>
      <w:r>
        <w:rPr/>
        <w:fldChar w:fldCharType="begin"/>
      </w:r>
      <w:r>
        <w:rPr/>
        <w:instrText xml:space="preserve"> REF Ref_Sl.19_label_and_number \h </w:instrText>
      </w:r>
      <w:r>
        <w:rPr/>
        <w:fldChar w:fldCharType="separate"/>
      </w:r>
      <w:r>
        <w:rPr/>
        <w:t>Sl. 5.18</w:t>
      </w:r>
      <w:r>
        <w:rPr/>
        <w:fldChar w:fldCharType="end"/>
      </w:r>
      <w:r>
        <w:rPr/>
        <w:t xml:space="preserve">, </w:t>
      </w:r>
      <w:r>
        <w:rPr/>
        <w:fldChar w:fldCharType="begin"/>
      </w:r>
      <w:r>
        <w:rPr/>
        <w:instrText xml:space="preserve"> REF Ref_Sl.21_label_and_number \h </w:instrText>
      </w:r>
      <w:r>
        <w:rPr/>
        <w:fldChar w:fldCharType="separate"/>
      </w:r>
      <w:r>
        <w:rPr/>
        <w:t>Sl. 5.19</w:t>
      </w:r>
      <w:r>
        <w:rPr/>
        <w:fldChar w:fldCharType="end"/>
      </w:r>
      <w:r>
        <w:rPr/>
        <w:t xml:space="preserve">, </w:t>
      </w:r>
      <w:r>
        <w:rPr/>
        <w:fldChar w:fldCharType="begin"/>
      </w:r>
      <w:r>
        <w:rPr/>
        <w:instrText xml:space="preserve"> REF Ref_Sl.22_label_and_number \h </w:instrText>
      </w:r>
      <w:r>
        <w:rPr/>
        <w:fldChar w:fldCharType="separate"/>
      </w:r>
      <w:r>
        <w:rPr/>
        <w:t>Sl. 5.20</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579745" cy="3610610"/>
                <wp:effectExtent l="0" t="0" r="0" b="0"/>
                <wp:wrapSquare wrapText="largest"/>
                <wp:docPr id="58" name="Frame20"/>
                <a:graphic xmlns:a="http://schemas.openxmlformats.org/drawingml/2006/main">
                  <a:graphicData uri="http://schemas.microsoft.com/office/word/2010/wordprocessingShape">
                    <wps:wsp>
                      <wps:cNvSpPr txBox="1"/>
                      <wps:spPr>
                        <a:xfrm>
                          <a:off x="0" y="0"/>
                          <a:ext cx="5579745" cy="3610610"/>
                        </a:xfrm>
                        <a:prstGeom prst="rect"/>
                        <a:solidFill>
                          <a:srgbClr val="FFFFFF"/>
                        </a:solidFill>
                      </wps:spPr>
                      <wps:txbx>
                        <w:txbxContent>
                          <w:p>
                            <w:pPr>
                              <w:pStyle w:val="Sl"/>
                              <w:spacing w:before="120" w:after="120"/>
                              <w:rPr/>
                            </w:pPr>
                            <w:bookmarkStart w:id="96" w:name="Ref_Sl.19_label_and_number"/>
                            <w:r>
                              <w:rPr/>
                              <w:drawing>
                                <wp:inline distT="0" distB="0" distL="0" distR="0">
                                  <wp:extent cx="5579745" cy="3195320"/>
                                  <wp:effectExtent l="0" t="0" r="0" b="0"/>
                                  <wp:docPr id="59"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3" descr="" title=""/>
                                          <pic:cNvPicPr>
                                            <a:picLocks noChangeAspect="1" noChangeArrowheads="1"/>
                                          </pic:cNvPicPr>
                                        </pic:nvPicPr>
                                        <pic:blipFill>
                                          <a:blip r:embed="rId47"/>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bookmarkEnd w:id="96"/>
                            <w:r>
                              <w:rPr/>
                              <w:t xml:space="preserve"> </w:t>
                            </w:r>
                            <w:r>
                              <w:rPr/>
                              <w:t>Kupčev pregled događaja</w:t>
                            </w:r>
                          </w:p>
                        </w:txbxContent>
                      </wps:txbx>
                      <wps:bodyPr anchor="t" lIns="0" tIns="0" rIns="0" bIns="0">
                        <a:noAutofit/>
                      </wps:bodyPr>
                    </wps:wsp>
                  </a:graphicData>
                </a:graphic>
              </wp:anchor>
            </w:drawing>
          </mc:Choice>
          <mc:Fallback>
            <w:pict>
              <v:rect style="position:absolute;rotation:-0;width:439.35pt;height:284.3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97" w:name="Ref_Sl.19_label_and_number"/>
                      <w:r>
                        <w:rPr/>
                        <w:drawing>
                          <wp:inline distT="0" distB="0" distL="0" distR="0">
                            <wp:extent cx="5579745" cy="3195320"/>
                            <wp:effectExtent l="0" t="0" r="0" b="0"/>
                            <wp:docPr id="60"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 descr="" title=""/>
                                    <pic:cNvPicPr>
                                      <a:picLocks noChangeAspect="1" noChangeArrowheads="1"/>
                                    </pic:cNvPicPr>
                                  </pic:nvPicPr>
                                  <pic:blipFill>
                                    <a:blip r:embed="rId48"/>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bookmarkEnd w:id="97"/>
                      <w:r>
                        <w:rPr/>
                        <w:t xml:space="preserve"> </w:t>
                      </w:r>
                      <w:r>
                        <w:rPr/>
                        <w:t>Kupčev pregled događaja</w:t>
                      </w:r>
                    </w:p>
                  </w:txbxContent>
                </v:textbox>
                <w10:wrap type="square" side="largest"/>
              </v:rect>
            </w:pict>
          </mc:Fallback>
        </mc:AlternateContent>
      </w: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579745" cy="3993515"/>
                <wp:effectExtent l="0" t="0" r="0" b="0"/>
                <wp:wrapSquare wrapText="largest"/>
                <wp:docPr id="61" name="Frame21"/>
                <a:graphic xmlns:a="http://schemas.openxmlformats.org/drawingml/2006/main">
                  <a:graphicData uri="http://schemas.microsoft.com/office/word/2010/wordprocessingShape">
                    <wps:wsp>
                      <wps:cNvSpPr txBox="1"/>
                      <wps:spPr>
                        <a:xfrm>
                          <a:off x="0" y="0"/>
                          <a:ext cx="5579745" cy="3993515"/>
                        </a:xfrm>
                        <a:prstGeom prst="rect"/>
                        <a:solidFill>
                          <a:srgbClr val="FFFFFF"/>
                        </a:solidFill>
                      </wps:spPr>
                      <wps:txbx>
                        <w:txbxContent>
                          <w:p>
                            <w:pPr>
                              <w:pStyle w:val="Sl"/>
                              <w:spacing w:before="120" w:after="120"/>
                              <w:rPr/>
                            </w:pPr>
                            <w:r>
                              <w:rPr/>
                              <w:drawing>
                                <wp:inline distT="0" distB="0" distL="0" distR="0">
                                  <wp:extent cx="5579745" cy="3578225"/>
                                  <wp:effectExtent l="0" t="0" r="0" b="0"/>
                                  <wp:docPr id="62"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 descr="" title=""/>
                                          <pic:cNvPicPr>
                                            <a:picLocks noChangeAspect="1" noChangeArrowheads="1"/>
                                          </pic:cNvPicPr>
                                        </pic:nvPicPr>
                                        <pic:blipFill>
                                          <a:blip r:embed="rId49"/>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r>
                              <w:rPr/>
                              <w:t xml:space="preserve"> Forma za rezervaciju</w:t>
                            </w:r>
                          </w:p>
                        </w:txbxContent>
                      </wps:txbx>
                      <wps:bodyPr anchor="t" lIns="0" tIns="0" rIns="0" bIns="0">
                        <a:noAutofit/>
                      </wps:bodyPr>
                    </wps:wsp>
                  </a:graphicData>
                </a:graphic>
              </wp:anchor>
            </w:drawing>
          </mc:Choice>
          <mc:Fallback>
            <w:pict>
              <v:rect style="position:absolute;rotation:-0;width:439.35pt;height:314.4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r>
                        <w:rPr/>
                        <w:drawing>
                          <wp:inline distT="0" distB="0" distL="0" distR="0">
                            <wp:extent cx="5579745" cy="3578225"/>
                            <wp:effectExtent l="0" t="0" r="0" b="0"/>
                            <wp:docPr id="6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4" descr="" title=""/>
                                    <pic:cNvPicPr>
                                      <a:picLocks noChangeAspect="1" noChangeArrowheads="1"/>
                                    </pic:cNvPicPr>
                                  </pic:nvPicPr>
                                  <pic:blipFill>
                                    <a:blip r:embed="rId50"/>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r>
                        <w:rPr/>
                        <w:t xml:space="preserve"> Forma za rezervaciju</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42">
                <wp:simplePos x="0" y="0"/>
                <wp:positionH relativeFrom="column">
                  <wp:posOffset>81915</wp:posOffset>
                </wp:positionH>
                <wp:positionV relativeFrom="paragraph">
                  <wp:posOffset>28575</wp:posOffset>
                </wp:positionV>
                <wp:extent cx="5579745" cy="3993515"/>
                <wp:effectExtent l="0" t="0" r="0" b="0"/>
                <wp:wrapSquare wrapText="largest"/>
                <wp:docPr id="64" name="Frame22"/>
                <a:graphic xmlns:a="http://schemas.openxmlformats.org/drawingml/2006/main">
                  <a:graphicData uri="http://schemas.microsoft.com/office/word/2010/wordprocessingShape">
                    <wps:wsp>
                      <wps:cNvSpPr txBox="1"/>
                      <wps:spPr>
                        <a:xfrm>
                          <a:off x="0" y="0"/>
                          <a:ext cx="5579745" cy="3993515"/>
                        </a:xfrm>
                        <a:prstGeom prst="rect"/>
                        <a:solidFill>
                          <a:srgbClr val="FFFFFF"/>
                        </a:solidFill>
                      </wps:spPr>
                      <wps:txbx>
                        <w:txbxContent>
                          <w:p>
                            <w:pPr>
                              <w:pStyle w:val="Sl"/>
                              <w:spacing w:before="120" w:after="120"/>
                              <w:rPr/>
                            </w:pPr>
                            <w:bookmarkStart w:id="98" w:name="Ref_Sl.21_label_and_number"/>
                            <w:r>
                              <w:rPr/>
                              <w:drawing>
                                <wp:inline distT="0" distB="0" distL="0" distR="0">
                                  <wp:extent cx="5579745" cy="3578225"/>
                                  <wp:effectExtent l="0" t="0" r="0" b="0"/>
                                  <wp:docPr id="6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5" descr="" title=""/>
                                          <pic:cNvPicPr>
                                            <a:picLocks noChangeAspect="1" noChangeArrowheads="1"/>
                                          </pic:cNvPicPr>
                                        </pic:nvPicPr>
                                        <pic:blipFill>
                                          <a:blip r:embed="rId51"/>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5.19</w:t>
                            </w:r>
                            <w:r>
                              <w:rPr/>
                              <w:fldChar w:fldCharType="end"/>
                            </w:r>
                            <w:bookmarkEnd w:id="98"/>
                            <w:r>
                              <w:rPr/>
                              <w:t xml:space="preserve"> </w:t>
                            </w:r>
                            <w:r>
                              <w:rPr/>
                              <w:t>Forma za rezervaciju nastavak</w:t>
                            </w:r>
                          </w:p>
                        </w:txbxContent>
                      </wps:txbx>
                      <wps:bodyPr anchor="t" lIns="0" tIns="0" rIns="0" bIns="0">
                        <a:noAutofit/>
                      </wps:bodyPr>
                    </wps:wsp>
                  </a:graphicData>
                </a:graphic>
              </wp:anchor>
            </w:drawing>
          </mc:Choice>
          <mc:Fallback>
            <w:pict>
              <v:rect style="position:absolute;rotation:-0;width:439.35pt;height:314.45pt;mso-wrap-distance-left:0pt;mso-wrap-distance-right:0pt;mso-wrap-distance-top:0pt;mso-wrap-distance-bottom:0pt;margin-top:2.25pt;mso-position-vertical-relative:text;margin-left:6.45pt;mso-position-horizontal-relative:text">
                <v:textbox inset="0in,0in,0in,0in">
                  <w:txbxContent>
                    <w:p>
                      <w:pPr>
                        <w:pStyle w:val="Sl"/>
                        <w:spacing w:before="120" w:after="120"/>
                        <w:rPr/>
                      </w:pPr>
                      <w:bookmarkStart w:id="99" w:name="Ref_Sl.21_label_and_number"/>
                      <w:r>
                        <w:rPr/>
                        <w:drawing>
                          <wp:inline distT="0" distB="0" distL="0" distR="0">
                            <wp:extent cx="5579745" cy="3578225"/>
                            <wp:effectExtent l="0" t="0" r="0" b="0"/>
                            <wp:docPr id="6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 descr="" title=""/>
                                    <pic:cNvPicPr>
                                      <a:picLocks noChangeAspect="1" noChangeArrowheads="1"/>
                                    </pic:cNvPicPr>
                                  </pic:nvPicPr>
                                  <pic:blipFill>
                                    <a:blip r:embed="rId52"/>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5.19</w:t>
                      </w:r>
                      <w:r>
                        <w:rPr/>
                        <w:fldChar w:fldCharType="end"/>
                      </w:r>
                      <w:bookmarkEnd w:id="99"/>
                      <w:r>
                        <w:rPr/>
                        <w:t xml:space="preserve"> </w:t>
                      </w:r>
                      <w:r>
                        <w:rPr/>
                        <w:t>Forma za rezervaciju nastavak</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579745" cy="3993515"/>
                <wp:effectExtent l="0" t="0" r="0" b="0"/>
                <wp:wrapSquare wrapText="largest"/>
                <wp:docPr id="67" name="Frame23"/>
                <a:graphic xmlns:a="http://schemas.openxmlformats.org/drawingml/2006/main">
                  <a:graphicData uri="http://schemas.microsoft.com/office/word/2010/wordprocessingShape">
                    <wps:wsp>
                      <wps:cNvSpPr txBox="1"/>
                      <wps:spPr>
                        <a:xfrm>
                          <a:off x="0" y="0"/>
                          <a:ext cx="5579745" cy="3993515"/>
                        </a:xfrm>
                        <a:prstGeom prst="rect"/>
                        <a:solidFill>
                          <a:srgbClr val="FFFFFF"/>
                        </a:solidFill>
                      </wps:spPr>
                      <wps:txbx>
                        <w:txbxContent>
                          <w:p>
                            <w:pPr>
                              <w:pStyle w:val="Sl"/>
                              <w:spacing w:before="120" w:after="120"/>
                              <w:rPr/>
                            </w:pPr>
                            <w:bookmarkStart w:id="100" w:name="Ref_Sl.22_label_and_number"/>
                            <w:r>
                              <w:rPr/>
                              <w:drawing>
                                <wp:inline distT="0" distB="0" distL="0" distR="0">
                                  <wp:extent cx="5579745" cy="3578225"/>
                                  <wp:effectExtent l="0" t="0" r="0" b="0"/>
                                  <wp:docPr id="6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 descr="" title=""/>
                                          <pic:cNvPicPr>
                                            <a:picLocks noChangeAspect="1" noChangeArrowheads="1"/>
                                          </pic:cNvPicPr>
                                        </pic:nvPicPr>
                                        <pic:blipFill>
                                          <a:blip r:embed="rId53"/>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5.20</w:t>
                            </w:r>
                            <w:r>
                              <w:rPr/>
                              <w:fldChar w:fldCharType="end"/>
                            </w:r>
                            <w:bookmarkEnd w:id="100"/>
                            <w:r>
                              <w:rPr/>
                              <w:t xml:space="preserve"> </w:t>
                            </w:r>
                            <w:r>
                              <w:rPr/>
                              <w:t>Forma za rezervaciju odabir termina</w:t>
                            </w:r>
                          </w:p>
                        </w:txbxContent>
                      </wps:txbx>
                      <wps:bodyPr anchor="t" lIns="0" tIns="0" rIns="0" bIns="0">
                        <a:noAutofit/>
                      </wps:bodyPr>
                    </wps:wsp>
                  </a:graphicData>
                </a:graphic>
              </wp:anchor>
            </w:drawing>
          </mc:Choice>
          <mc:Fallback>
            <w:pict>
              <v:rect style="position:absolute;rotation:-0;width:439.35pt;height:314.4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101" w:name="Ref_Sl.22_label_and_number"/>
                      <w:r>
                        <w:rPr/>
                        <w:drawing>
                          <wp:inline distT="0" distB="0" distL="0" distR="0">
                            <wp:extent cx="5579745" cy="3578225"/>
                            <wp:effectExtent l="0" t="0" r="0" b="0"/>
                            <wp:docPr id="6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6" descr="" title=""/>
                                    <pic:cNvPicPr>
                                      <a:picLocks noChangeAspect="1" noChangeArrowheads="1"/>
                                    </pic:cNvPicPr>
                                  </pic:nvPicPr>
                                  <pic:blipFill>
                                    <a:blip r:embed="rId54"/>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5.20</w:t>
                      </w:r>
                      <w:r>
                        <w:rPr/>
                        <w:fldChar w:fldCharType="end"/>
                      </w:r>
                      <w:bookmarkEnd w:id="101"/>
                      <w:r>
                        <w:rPr/>
                        <w:t xml:space="preserve"> </w:t>
                      </w:r>
                      <w:r>
                        <w:rPr/>
                        <w:t>Forma za rezervaciju odabir termina</w:t>
                      </w:r>
                    </w:p>
                  </w:txbxContent>
                </v:textbox>
                <w10:wrap type="square" side="largest"/>
              </v:rect>
            </w:pict>
          </mc:Fallback>
        </mc:AlternateContent>
      </w:r>
    </w:p>
    <w:p>
      <w:pPr>
        <w:pStyle w:val="BodyText"/>
        <w:rPr/>
      </w:pPr>
      <w:r>
        <w:rPr/>
        <w:t xml:space="preserve">Nakon što je korisnik rezervirao svoju rezervaciju, može pregledati sve svoje aktivne i prošle rezervacije u prikazu „Rezervacije” kojem može pristupiti klikom na odgovarajuće polje unutar hamburger izbornika </w:t>
      </w:r>
      <w:r>
        <w:rPr/>
        <w:t>(</w:t>
      </w:r>
      <w:r>
        <w:rPr/>
        <w:fldChar w:fldCharType="begin"/>
      </w:r>
      <w:r>
        <w:rPr/>
        <w:instrText xml:space="preserve"> REF Ref_Sl.23_label_and_number \h </w:instrText>
      </w:r>
      <w:r>
        <w:rPr/>
        <w:fldChar w:fldCharType="separate"/>
      </w:r>
      <w:r>
        <w:rPr/>
        <w:t>Sl. 5.21</w:t>
      </w:r>
      <w:r>
        <w:rPr/>
        <w:fldChar w:fldCharType="end"/>
      </w:r>
      <w:r>
        <w:rPr/>
        <w:t xml:space="preserve">, </w:t>
      </w:r>
      <w:r>
        <w:rPr/>
        <w:fldChar w:fldCharType="begin"/>
      </w:r>
      <w:r>
        <w:rPr/>
        <w:instrText xml:space="preserve"> REF Ref_Sl.24_label_and_number \h </w:instrText>
      </w:r>
      <w:r>
        <w:rPr/>
        <w:fldChar w:fldCharType="separate"/>
      </w:r>
      <w:r>
        <w:rPr/>
        <w:t>Sl. 5.22</w:t>
      </w:r>
      <w:r>
        <w:rPr/>
        <w:fldChar w:fldCharType="end"/>
      </w:r>
      <w:r>
        <w:rPr/>
        <w:t>).</w:t>
      </w:r>
    </w:p>
    <w:p>
      <w:pPr>
        <w:pStyle w:val="BodyText"/>
        <w:rPr/>
      </w:pPr>
      <w:r>
        <w:rPr/>
      </w:r>
    </w:p>
    <w:p>
      <w:pPr>
        <w:pStyle w:val="BodyText"/>
        <w:rPr/>
      </w:pPr>
      <w:r>
        <w:rPr/>
      </w:r>
      <w:r>
        <mc:AlternateContent>
          <mc:Choice Requires="wps">
            <w:drawing>
              <wp:anchor behindDoc="0" distT="0" distB="0" distL="0" distR="0" simplePos="0" locked="0" layoutInCell="0" allowOverlap="1" relativeHeight="48">
                <wp:simplePos x="0" y="0"/>
                <wp:positionH relativeFrom="column">
                  <wp:posOffset>1351915</wp:posOffset>
                </wp:positionH>
                <wp:positionV relativeFrom="paragraph">
                  <wp:posOffset>-90170</wp:posOffset>
                </wp:positionV>
                <wp:extent cx="2926715" cy="3780790"/>
                <wp:effectExtent l="0" t="0" r="0" b="0"/>
                <wp:wrapSquare wrapText="largest"/>
                <wp:docPr id="70" name="Frame24"/>
                <a:graphic xmlns:a="http://schemas.openxmlformats.org/drawingml/2006/main">
                  <a:graphicData uri="http://schemas.microsoft.com/office/word/2010/wordprocessingShape">
                    <wps:wsp>
                      <wps:cNvSpPr txBox="1"/>
                      <wps:spPr>
                        <a:xfrm>
                          <a:off x="0" y="0"/>
                          <a:ext cx="2926715" cy="3780790"/>
                        </a:xfrm>
                        <a:prstGeom prst="rect"/>
                        <a:solidFill>
                          <a:srgbClr val="FFFFFF"/>
                        </a:solidFill>
                      </wps:spPr>
                      <wps:txbx>
                        <w:txbxContent>
                          <w:p>
                            <w:pPr>
                              <w:pStyle w:val="Sl"/>
                              <w:spacing w:before="120" w:after="120"/>
                              <w:rPr/>
                            </w:pPr>
                            <w:bookmarkStart w:id="102" w:name="Ref_Sl.23_label_and_number"/>
                            <w:r>
                              <w:rPr/>
                              <w:drawing>
                                <wp:inline distT="0" distB="0" distL="0" distR="0">
                                  <wp:extent cx="2926715" cy="3102610"/>
                                  <wp:effectExtent l="0" t="0" r="0" b="0"/>
                                  <wp:docPr id="7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8" descr="" title=""/>
                                          <pic:cNvPicPr>
                                            <a:picLocks noChangeAspect="1" noChangeArrowheads="1"/>
                                          </pic:cNvPicPr>
                                        </pic:nvPicPr>
                                        <pic:blipFill>
                                          <a:blip r:embed="rId55"/>
                                          <a:stretch>
                                            <a:fillRect/>
                                          </a:stretch>
                                        </pic:blipFill>
                                        <pic:spPr bwMode="auto">
                                          <a:xfrm>
                                            <a:off x="0" y="0"/>
                                            <a:ext cx="2926715" cy="31026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5.21</w:t>
                            </w:r>
                            <w:r>
                              <w:rPr/>
                              <w:fldChar w:fldCharType="end"/>
                            </w:r>
                            <w:bookmarkEnd w:id="102"/>
                            <w:r>
                              <w:rPr/>
                              <w:t xml:space="preserve"> </w:t>
                            </w:r>
                            <w:r>
                              <w:rPr/>
                              <w:t>Skočni prozor za dovršavanje rezervacije</w:t>
                            </w:r>
                          </w:p>
                        </w:txbxContent>
                      </wps:txbx>
                      <wps:bodyPr anchor="t" lIns="0" tIns="0" rIns="0" bIns="0">
                        <a:noAutofit/>
                      </wps:bodyPr>
                    </wps:wsp>
                  </a:graphicData>
                </a:graphic>
              </wp:anchor>
            </w:drawing>
          </mc:Choice>
          <mc:Fallback>
            <w:pict>
              <v:rect style="position:absolute;rotation:-0;width:230.45pt;height:297.7pt;mso-wrap-distance-left:0pt;mso-wrap-distance-right:0pt;mso-wrap-distance-top:0pt;mso-wrap-distance-bottom:0pt;margin-top:-7.1pt;mso-position-vertical-relative:text;margin-left:106.45pt;mso-position-horizontal-relative:text">
                <v:textbox inset="0in,0in,0in,0in">
                  <w:txbxContent>
                    <w:p>
                      <w:pPr>
                        <w:pStyle w:val="Sl"/>
                        <w:spacing w:before="120" w:after="120"/>
                        <w:rPr/>
                      </w:pPr>
                      <w:bookmarkStart w:id="103" w:name="Ref_Sl.23_label_and_number"/>
                      <w:r>
                        <w:rPr/>
                        <w:drawing>
                          <wp:inline distT="0" distB="0" distL="0" distR="0">
                            <wp:extent cx="2926715" cy="3102610"/>
                            <wp:effectExtent l="0" t="0" r="0" b="0"/>
                            <wp:docPr id="72"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 descr="" title=""/>
                                    <pic:cNvPicPr>
                                      <a:picLocks noChangeAspect="1" noChangeArrowheads="1"/>
                                    </pic:cNvPicPr>
                                  </pic:nvPicPr>
                                  <pic:blipFill>
                                    <a:blip r:embed="rId56"/>
                                    <a:stretch>
                                      <a:fillRect/>
                                    </a:stretch>
                                  </pic:blipFill>
                                  <pic:spPr bwMode="auto">
                                    <a:xfrm>
                                      <a:off x="0" y="0"/>
                                      <a:ext cx="2926715" cy="31026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5.21</w:t>
                      </w:r>
                      <w:r>
                        <w:rPr/>
                        <w:fldChar w:fldCharType="end"/>
                      </w:r>
                      <w:bookmarkEnd w:id="103"/>
                      <w:r>
                        <w:rPr/>
                        <w:t xml:space="preserve"> </w:t>
                      </w:r>
                      <w:r>
                        <w:rPr/>
                        <w:t>Skočni prozor za dovršavanje rezervacije</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r>
        <mc:AlternateContent>
          <mc:Choice Requires="wps">
            <w:drawing>
              <wp:anchor behindDoc="0" distT="0" distB="0" distL="0" distR="0" simplePos="0" locked="0" layoutInCell="0" allowOverlap="1" relativeHeight="46">
                <wp:simplePos x="0" y="0"/>
                <wp:positionH relativeFrom="column">
                  <wp:posOffset>1348740</wp:posOffset>
                </wp:positionH>
                <wp:positionV relativeFrom="paragraph">
                  <wp:posOffset>-63500</wp:posOffset>
                </wp:positionV>
                <wp:extent cx="2946400" cy="3062605"/>
                <wp:effectExtent l="0" t="0" r="0" b="0"/>
                <wp:wrapSquare wrapText="largest"/>
                <wp:docPr id="73" name="Frame25"/>
                <a:graphic xmlns:a="http://schemas.openxmlformats.org/drawingml/2006/main">
                  <a:graphicData uri="http://schemas.microsoft.com/office/word/2010/wordprocessingShape">
                    <wps:wsp>
                      <wps:cNvSpPr txBox="1"/>
                      <wps:spPr>
                        <a:xfrm>
                          <a:off x="0" y="0"/>
                          <a:ext cx="2946400" cy="3062605"/>
                        </a:xfrm>
                        <a:prstGeom prst="rect"/>
                        <a:solidFill>
                          <a:srgbClr val="FFFFFF"/>
                        </a:solidFill>
                      </wps:spPr>
                      <wps:txbx>
                        <w:txbxContent>
                          <w:p>
                            <w:pPr>
                              <w:pStyle w:val="Sl"/>
                              <w:spacing w:before="120" w:after="120"/>
                              <w:rPr/>
                            </w:pPr>
                            <w:bookmarkStart w:id="104" w:name="Ref_Sl.24_label_and_number"/>
                            <w:r>
                              <w:rPr/>
                              <w:drawing>
                                <wp:inline distT="0" distB="0" distL="0" distR="0">
                                  <wp:extent cx="2946400" cy="2384425"/>
                                  <wp:effectExtent l="0" t="0" r="0" b="0"/>
                                  <wp:docPr id="74"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7" descr="" title=""/>
                                          <pic:cNvPicPr>
                                            <a:picLocks noChangeAspect="1" noChangeArrowheads="1"/>
                                          </pic:cNvPicPr>
                                        </pic:nvPicPr>
                                        <pic:blipFill>
                                          <a:blip r:embed="rId57"/>
                                          <a:stretch>
                                            <a:fillRect/>
                                          </a:stretch>
                                        </pic:blipFill>
                                        <pic:spPr bwMode="auto">
                                          <a:xfrm>
                                            <a:off x="0" y="0"/>
                                            <a:ext cx="2946400" cy="23844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5.22</w:t>
                            </w:r>
                            <w:r>
                              <w:rPr/>
                              <w:fldChar w:fldCharType="end"/>
                            </w:r>
                            <w:bookmarkEnd w:id="104"/>
                            <w:r>
                              <w:rPr/>
                              <w:t xml:space="preserve"> </w:t>
                            </w:r>
                            <w:r>
                              <w:rPr/>
                              <w:t>Skočni prozor za odabir gosta unutar forme za rezervaciju</w:t>
                            </w:r>
                          </w:p>
                        </w:txbxContent>
                      </wps:txbx>
                      <wps:bodyPr anchor="t" lIns="0" tIns="0" rIns="0" bIns="0">
                        <a:noAutofit/>
                      </wps:bodyPr>
                    </wps:wsp>
                  </a:graphicData>
                </a:graphic>
              </wp:anchor>
            </w:drawing>
          </mc:Choice>
          <mc:Fallback>
            <w:pict>
              <v:rect style="position:absolute;rotation:-0;width:232pt;height:241.15pt;mso-wrap-distance-left:0pt;mso-wrap-distance-right:0pt;mso-wrap-distance-top:0pt;mso-wrap-distance-bottom:0pt;margin-top:-5pt;mso-position-vertical-relative:text;margin-left:106.2pt;mso-position-horizontal-relative:text">
                <v:textbox inset="0in,0in,0in,0in">
                  <w:txbxContent>
                    <w:p>
                      <w:pPr>
                        <w:pStyle w:val="Sl"/>
                        <w:spacing w:before="120" w:after="120"/>
                        <w:rPr/>
                      </w:pPr>
                      <w:bookmarkStart w:id="105" w:name="Ref_Sl.24_label_and_number"/>
                      <w:r>
                        <w:rPr/>
                        <w:drawing>
                          <wp:inline distT="0" distB="0" distL="0" distR="0">
                            <wp:extent cx="2946400" cy="2384425"/>
                            <wp:effectExtent l="0" t="0" r="0" b="0"/>
                            <wp:docPr id="75"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7" descr="" title=""/>
                                    <pic:cNvPicPr>
                                      <a:picLocks noChangeAspect="1" noChangeArrowheads="1"/>
                                    </pic:cNvPicPr>
                                  </pic:nvPicPr>
                                  <pic:blipFill>
                                    <a:blip r:embed="rId58"/>
                                    <a:stretch>
                                      <a:fillRect/>
                                    </a:stretch>
                                  </pic:blipFill>
                                  <pic:spPr bwMode="auto">
                                    <a:xfrm>
                                      <a:off x="0" y="0"/>
                                      <a:ext cx="2946400" cy="23844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5.22</w:t>
                      </w:r>
                      <w:r>
                        <w:rPr/>
                        <w:fldChar w:fldCharType="end"/>
                      </w:r>
                      <w:bookmarkEnd w:id="105"/>
                      <w:r>
                        <w:rPr/>
                        <w:t xml:space="preserve"> </w:t>
                      </w:r>
                      <w:r>
                        <w:rPr/>
                        <w:t>Skočni prozor za odabir gosta unutar forme za rezervaciju</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 xml:space="preserve"> </w:t>
      </w:r>
    </w:p>
    <w:p>
      <w:pPr>
        <w:pStyle w:val="Caption"/>
        <w:jc w:val="center"/>
        <w:rPr/>
      </w:pPr>
      <w:r>
        <w:rPr/>
      </w:r>
    </w:p>
    <w:p>
      <w:pPr>
        <w:pStyle w:val="BodyText"/>
        <w:rPr/>
      </w:pPr>
      <w:r>
        <w:rPr/>
        <w:t>Iz ovog pregleda korisnik može platiti rezervaciju pri čemu je organizator o tome obaviješten na drug</w:t>
      </w:r>
      <w:r>
        <w:rPr/>
        <w:t xml:space="preserve">oj strani sustava </w:t>
      </w:r>
      <w:r>
        <w:rPr/>
        <w:t>(</w:t>
      </w:r>
      <w:r>
        <w:rPr/>
        <w:fldChar w:fldCharType="begin"/>
      </w:r>
      <w:r>
        <w:rPr/>
        <w:instrText xml:space="preserve"> REF Ref_Sl.25_label_and_number \h </w:instrText>
      </w:r>
      <w:r>
        <w:rPr/>
        <w:fldChar w:fldCharType="separate"/>
      </w:r>
      <w:r>
        <w:rPr/>
        <w:t>Sl. 5.23</w:t>
      </w:r>
      <w:r>
        <w:rPr/>
        <w:fldChar w:fldCharType="end"/>
      </w:r>
      <w:r>
        <w:rPr/>
        <w:t>).</w:t>
      </w:r>
      <w:r>
        <mc:AlternateContent>
          <mc:Choice Requires="wps">
            <w:drawing>
              <wp:anchor behindDoc="0" distT="0" distB="0" distL="0" distR="0" simplePos="0" locked="0" layoutInCell="0" allowOverlap="1" relativeHeight="50">
                <wp:simplePos x="0" y="0"/>
                <wp:positionH relativeFrom="column">
                  <wp:posOffset>487045</wp:posOffset>
                </wp:positionH>
                <wp:positionV relativeFrom="paragraph">
                  <wp:posOffset>589915</wp:posOffset>
                </wp:positionV>
                <wp:extent cx="4741545" cy="3517265"/>
                <wp:effectExtent l="0" t="0" r="0" b="0"/>
                <wp:wrapSquare wrapText="largest"/>
                <wp:docPr id="76" name="Frame26"/>
                <a:graphic xmlns:a="http://schemas.openxmlformats.org/drawingml/2006/main">
                  <a:graphicData uri="http://schemas.microsoft.com/office/word/2010/wordprocessingShape">
                    <wps:wsp>
                      <wps:cNvSpPr txBox="1"/>
                      <wps:spPr>
                        <a:xfrm>
                          <a:off x="0" y="0"/>
                          <a:ext cx="4741545" cy="3517265"/>
                        </a:xfrm>
                        <a:prstGeom prst="rect"/>
                        <a:solidFill>
                          <a:srgbClr val="FFFFFF"/>
                        </a:solidFill>
                      </wps:spPr>
                      <wps:txbx>
                        <w:txbxContent>
                          <w:p>
                            <w:pPr>
                              <w:pStyle w:val="Sl"/>
                              <w:spacing w:before="120" w:after="120"/>
                              <w:rPr/>
                            </w:pPr>
                            <w:bookmarkStart w:id="106" w:name="Ref_Sl.25_label_and_number"/>
                            <w:r>
                              <w:rPr/>
                              <w:drawing>
                                <wp:inline distT="0" distB="0" distL="0" distR="0">
                                  <wp:extent cx="4741545" cy="3101975"/>
                                  <wp:effectExtent l="0" t="0" r="0" b="0"/>
                                  <wp:docPr id="77"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9" descr="" title=""/>
                                          <pic:cNvPicPr>
                                            <a:picLocks noChangeAspect="1" noChangeArrowheads="1"/>
                                          </pic:cNvPicPr>
                                        </pic:nvPicPr>
                                        <pic:blipFill>
                                          <a:blip r:embed="rId59"/>
                                          <a:stretch>
                                            <a:fillRect/>
                                          </a:stretch>
                                        </pic:blipFill>
                                        <pic:spPr bwMode="auto">
                                          <a:xfrm>
                                            <a:off x="0" y="0"/>
                                            <a:ext cx="4741545" cy="310197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5.23</w:t>
                            </w:r>
                            <w:r>
                              <w:rPr/>
                              <w:fldChar w:fldCharType="end"/>
                            </w:r>
                            <w:bookmarkEnd w:id="106"/>
                            <w:r>
                              <w:rPr/>
                              <w:t xml:space="preserve"> </w:t>
                            </w:r>
                            <w:r>
                              <w:rPr/>
                              <w:t>Prikaz rezervacija kupca</w:t>
                            </w:r>
                          </w:p>
                        </w:txbxContent>
                      </wps:txbx>
                      <wps:bodyPr anchor="t" lIns="0" tIns="0" rIns="0" bIns="0">
                        <a:noAutofit/>
                      </wps:bodyPr>
                    </wps:wsp>
                  </a:graphicData>
                </a:graphic>
              </wp:anchor>
            </w:drawing>
          </mc:Choice>
          <mc:Fallback>
            <w:pict>
              <v:rect style="position:absolute;rotation:-0;width:373.35pt;height:276.95pt;mso-wrap-distance-left:0pt;mso-wrap-distance-right:0pt;mso-wrap-distance-top:0pt;mso-wrap-distance-bottom:0pt;margin-top:46.45pt;mso-position-vertical-relative:text;margin-left:38.35pt;mso-position-horizontal-relative:text">
                <v:textbox inset="0in,0in,0in,0in">
                  <w:txbxContent>
                    <w:p>
                      <w:pPr>
                        <w:pStyle w:val="Sl"/>
                        <w:spacing w:before="120" w:after="120"/>
                        <w:rPr/>
                      </w:pPr>
                      <w:bookmarkStart w:id="107" w:name="Ref_Sl.25_label_and_number"/>
                      <w:r>
                        <w:rPr/>
                        <w:drawing>
                          <wp:inline distT="0" distB="0" distL="0" distR="0">
                            <wp:extent cx="4741545" cy="3101975"/>
                            <wp:effectExtent l="0" t="0" r="0" b="0"/>
                            <wp:docPr id="78"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9" descr="" title=""/>
                                    <pic:cNvPicPr>
                                      <a:picLocks noChangeAspect="1" noChangeArrowheads="1"/>
                                    </pic:cNvPicPr>
                                  </pic:nvPicPr>
                                  <pic:blipFill>
                                    <a:blip r:embed="rId60"/>
                                    <a:stretch>
                                      <a:fillRect/>
                                    </a:stretch>
                                  </pic:blipFill>
                                  <pic:spPr bwMode="auto">
                                    <a:xfrm>
                                      <a:off x="0" y="0"/>
                                      <a:ext cx="4741545" cy="310197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5.23</w:t>
                      </w:r>
                      <w:r>
                        <w:rPr/>
                        <w:fldChar w:fldCharType="end"/>
                      </w:r>
                      <w:bookmarkEnd w:id="107"/>
                      <w:r>
                        <w:rPr/>
                        <w:t xml:space="preserve"> </w:t>
                      </w:r>
                      <w:r>
                        <w:rPr/>
                        <w:t>Prikaz rezervacija kupca</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BodyText"/>
        <w:rPr/>
      </w:pPr>
      <w:r>
        <w:rPr/>
      </w:r>
    </w:p>
    <w:p>
      <w:pPr>
        <w:pStyle w:val="Heading1"/>
        <w:ind w:hanging="0" w:start="0"/>
        <w:rPr/>
      </w:pPr>
      <w:bookmarkStart w:id="108" w:name="__RefHeading___Toc4143_723378845"/>
      <w:bookmarkEnd w:id="108"/>
      <w:r>
        <w:rPr/>
        <w:t>Moguće promjene i nadogradnje sustava</w:t>
      </w:r>
    </w:p>
    <w:p>
      <w:pPr>
        <w:pStyle w:val="BodyText"/>
        <w:rPr/>
      </w:pPr>
      <w:r>
        <w:rPr/>
        <w:t>Web-aplikacija predviđa daljnje nadogradnje s ciljem poboljšanja korisničkog iskustva i proširenja funkcionalnosti. Unapređenje interakcije korisnika sa sustavom može se ostvariti uvođenjem dodatnih mogućnosti filtriranja podataka, čime bi se povećala preciznost i brzina pretrage dostupnih događaja i resursa.</w:t>
      </w:r>
    </w:p>
    <w:p>
      <w:pPr>
        <w:pStyle w:val="BodyText"/>
        <w:rPr/>
      </w:pPr>
      <w:r>
        <w:rPr/>
        <w:t>Jedna od potencijalnih funkcionalnosti uključuje omogućavanje uvoza popisa gostiju putem .</w:t>
      </w:r>
      <w:r>
        <w:rPr/>
        <w:t>csv</w:t>
      </w:r>
      <w:r>
        <w:rPr/>
        <w:t xml:space="preserve"> datoteka ili alternativnih oblika strukturiranih podataka, čime bi se značajno ubrzao proces unosa prilikom rezervacije. Nadalje, integracija sučelja za upravljanje i automatizaciju elektroničke pošte omogućila bi učinkovitije i pravovremeno obavještavanje sudionika o detaljima događaja.</w:t>
      </w:r>
    </w:p>
    <w:p>
      <w:pPr>
        <w:pStyle w:val="BodyText"/>
        <w:rPr/>
      </w:pPr>
      <w:r>
        <w:rPr/>
        <w:t xml:space="preserve">Kao važan segment nadogradnje razmatra se i mogućnost dijeljenja ponuda i prostora među različitim organizatorima. Ova funkcionalnost, iako potencijalno korisna za stvaranje zajedničkog ekosustava i međusobne podrške među korisnicima, zahtijeva pažljivo planiranje kako bi se izbjegla pojava konkurentskih sukoba. Kao rješenje predlaže se uvođenje atributa „vidljivost” u entitete </w:t>
      </w:r>
      <w:r>
        <w:rPr>
          <w:rStyle w:val="Emphasis"/>
        </w:rPr>
        <w:t>Ponuda</w:t>
      </w:r>
      <w:r>
        <w:rPr/>
        <w:t xml:space="preserve"> i </w:t>
      </w:r>
      <w:r>
        <w:rPr>
          <w:rStyle w:val="Emphasis"/>
        </w:rPr>
        <w:t>Prostor</w:t>
      </w:r>
      <w:r>
        <w:rPr/>
        <w:t>, kojim bi svaki organizator mogao samostalno definirati razinu dijeljenja vlastitih resursa s drugim korisnicima sustava.</w:t>
      </w:r>
    </w:p>
    <w:p>
      <w:pPr>
        <w:pStyle w:val="BodyText"/>
        <w:rPr/>
      </w:pPr>
      <w:r>
        <w:rPr/>
        <w:t>Daljnja nadogradnja sustava može uključivati i implementaciju mehanizma za ocjenjivanje kupaca, čime bi se organizatorima pružio uvid u reputaciju pojedinih korisnika i omogućilo donošenje informiranijih odluka pri prihvaćanju rezervacija.</w:t>
      </w:r>
    </w:p>
    <w:p>
      <w:pPr>
        <w:pStyle w:val="BodyText"/>
        <w:rPr/>
      </w:pPr>
      <w:r>
        <w:rPr/>
        <w:t>U kontekstu korisničke podrške, preporučuje se razvoj ticketing sustava za prijavu i praćenje tehničkih problema te integracija automatiziranog virtualnog asistenta temeljenog na umjetnoj inteligenciji, koji bi mogao preuzeti osnovne funkcije korisničke podrške i time rasteretiti administraciju.</w:t>
      </w:r>
    </w:p>
    <w:p>
      <w:pPr>
        <w:pStyle w:val="BodyText"/>
        <w:rPr/>
      </w:pPr>
      <w:r>
        <w:rPr/>
        <w:t>Na tehničkoj razini, aplikaciju bi bilo korisno proširiti integracijom vanjskih API-ja za procesuiranje plaćanja, čime bi se omogućili dodatni i fleksibilniji načini transakcija unutar sustava.</w:t>
      </w:r>
    </w:p>
    <w:p>
      <w:pPr>
        <w:pStyle w:val="BodyText"/>
        <w:rPr/>
      </w:pPr>
      <w:r>
        <w:rPr/>
      </w:r>
    </w:p>
    <w:p>
      <w:pPr>
        <w:pStyle w:val="BodyText"/>
        <w:rPr/>
      </w:pPr>
      <w:r>
        <w:rPr/>
      </w:r>
    </w:p>
    <w:p>
      <w:pPr>
        <w:pStyle w:val="Heading1"/>
        <w:numPr>
          <w:ilvl w:val="0"/>
          <w:numId w:val="0"/>
        </w:numPr>
        <w:ind w:hanging="0" w:start="0"/>
        <w:rPr/>
      </w:pPr>
      <w:bookmarkStart w:id="109" w:name="__RefHeading___Toc23263739"/>
      <w:bookmarkEnd w:id="109"/>
      <w:r>
        <w:rPr/>
        <w:t>Zaključak</w:t>
      </w:r>
    </w:p>
    <w:p>
      <w:pPr>
        <w:pStyle w:val="BodyText"/>
        <w:rPr/>
      </w:pPr>
      <w:r>
        <w:rPr/>
        <w:t>U okviru ovoga rada razvijena je web-aplikacija namijenjena organizaciji događaja i rezervaciji termina, s posebnim naglaskom na potrebe lokalnih korisnika. Primjenom suvremenih tehnologija kao što su React, Spring Boot i PostgreSQL ostvareno je modularno, responzivno i sigurnosno robusno rješenje. Sustav jasno definira korisničke uloge (organizator i kupac) i odgovarajuće funkcionalnosti, obuhvaćajući sve ključne aspekte upravljanja prostorima, događajima, ponudama i rezervacijama.</w:t>
      </w:r>
    </w:p>
    <w:p>
      <w:pPr>
        <w:pStyle w:val="BodyText"/>
        <w:rPr/>
      </w:pPr>
      <w:r>
        <w:rPr/>
        <w:t>Aplikacija je projektirana na način koji omogućuje jednostavno proširenje funkcionalnosti, uključujući integraciju vanjskih API-ja za obradu plaćanja, sustava za automatizirano obavještavanje, dijeljenje resursa među organizatorima te naprednu analitiku. Sigurnosni mehanizmi implementirani su kroz autentifikaciju korisnika, validaciju ulaznih podataka i vremenski uvjetovane promjene statusa rezervacija, čime se dodatno povećava pouzdanost sustava.</w:t>
      </w:r>
    </w:p>
    <w:p>
      <w:pPr>
        <w:pStyle w:val="BodyText"/>
        <w:rPr/>
      </w:pPr>
      <w:r>
        <w:rPr/>
        <w:t>Budući razvojni pravci obuhvaćaju uvođenje sustava korisničke podrške, sustava recenziranja korisnika te optimiziranog sučelja za masovni unos gostiju. Ove nadogradnje doprinijet će daljnjem unapr</w:t>
      </w:r>
      <w:r>
        <w:rPr/>
        <w:t>i</w:t>
      </w:r>
      <w:r>
        <w:rPr/>
        <w:t>jeđenju korisničkog iskustva, povećanju konkurentnosti aplikacije i proširenju njezine primjenjivosti u različitim kontekstima.</w:t>
      </w:r>
    </w:p>
    <w:p>
      <w:pPr>
        <w:pStyle w:val="BodyText"/>
        <w:rPr/>
      </w:pPr>
      <w:r>
        <w:rPr/>
      </w:r>
    </w:p>
    <w:p>
      <w:pPr>
        <w:pStyle w:val="Normal"/>
        <w:rPr/>
      </w:pPr>
      <w:r>
        <w:rPr/>
      </w:r>
    </w:p>
    <w:p>
      <w:pPr>
        <w:pStyle w:val="Heading1"/>
        <w:numPr>
          <w:ilvl w:val="0"/>
          <w:numId w:val="0"/>
        </w:numPr>
        <w:ind w:hanging="0" w:start="0"/>
        <w:rPr/>
      </w:pPr>
      <w:bookmarkStart w:id="110" w:name="__RefHeading___Toc23263740"/>
      <w:bookmarkEnd w:id="110"/>
      <w:r>
        <w:rPr/>
        <w:t>Literatura</w:t>
      </w:r>
    </w:p>
    <w:p>
      <w:pPr>
        <w:pStyle w:val="BodyText"/>
        <w:rPr/>
      </w:pPr>
      <w:r>
        <w:rPr/>
        <w:t xml:space="preserve">[1] </w:t>
        <w:tab/>
        <w:t xml:space="preserve">Banks, A., Porcello, E. </w:t>
      </w:r>
      <w:r>
        <w:rPr>
          <w:rStyle w:val="Emphasis"/>
        </w:rPr>
        <w:t>Learning React: Functional Web Development with React and Redux</w:t>
      </w:r>
      <w:r>
        <w:rPr/>
        <w:t>. 2. izdanje. Sebastopol: O'Reilly Media, 2020.</w:t>
      </w:r>
    </w:p>
    <w:p>
      <w:pPr>
        <w:pStyle w:val="BodyText"/>
        <w:rPr/>
      </w:pPr>
      <w:r>
        <w:rPr/>
        <w:t xml:space="preserve">[2] </w:t>
        <w:tab/>
        <w:t xml:space="preserve">Walls, C. </w:t>
      </w:r>
      <w:r>
        <w:rPr>
          <w:rStyle w:val="Emphasis"/>
        </w:rPr>
        <w:t>Spring Boot in Action</w:t>
      </w:r>
      <w:r>
        <w:rPr/>
        <w:t>. Greenwich: Manning Publications, 2016.</w:t>
      </w:r>
    </w:p>
    <w:p>
      <w:pPr>
        <w:pStyle w:val="BodyText"/>
        <w:rPr/>
      </w:pPr>
      <w:r>
        <w:rPr/>
        <w:t xml:space="preserve">[3] </w:t>
        <w:tab/>
        <w:t xml:space="preserve">Oppel, A. J. </w:t>
      </w:r>
      <w:r>
        <w:rPr>
          <w:rStyle w:val="Emphasis"/>
        </w:rPr>
        <w:t>Databases: A Beginner’s Guide</w:t>
      </w:r>
      <w:r>
        <w:rPr/>
        <w:t>. New York: McGraw-Hill Education, 2014.</w:t>
      </w:r>
    </w:p>
    <w:p>
      <w:pPr>
        <w:pStyle w:val="BodyText"/>
        <w:rPr/>
      </w:pPr>
      <w:r>
        <w:rPr/>
        <w:t xml:space="preserve">[4] </w:t>
        <w:tab/>
        <w:t xml:space="preserve">Stuttard, D., Pinto, M. </w:t>
      </w:r>
      <w:r>
        <w:rPr>
          <w:rStyle w:val="Emphasis"/>
        </w:rPr>
        <w:t>The Web Application Hacker’s Handbook: Finding and Exploiting Security Flaws</w:t>
      </w:r>
      <w:r>
        <w:rPr/>
        <w:t>. 2. izdanje. Indianapolis: Wiley Publishing, 2011.</w:t>
      </w:r>
    </w:p>
    <w:p>
      <w:pPr>
        <w:pStyle w:val="BodyText"/>
        <w:rPr/>
      </w:pPr>
      <w:r>
        <w:rPr/>
        <w:t xml:space="preserve">[5] </w:t>
        <w:tab/>
        <w:t xml:space="preserve">Norman, D. </w:t>
      </w:r>
      <w:r>
        <w:rPr>
          <w:rStyle w:val="Emphasis"/>
        </w:rPr>
        <w:t>The Design of Everyday Things</w:t>
      </w:r>
      <w:r>
        <w:rPr/>
        <w:t>. Revised and Expanded Edition. New York: Basic Books, 2013.</w:t>
      </w:r>
    </w:p>
    <w:p>
      <w:pPr>
        <w:pStyle w:val="BodyText"/>
        <w:rPr/>
      </w:pPr>
      <w:r>
        <w:rPr/>
        <w:t xml:space="preserve">[6] </w:t>
        <w:tab/>
        <w:t xml:space="preserve">Mozilla Developers. </w:t>
      </w:r>
      <w:r>
        <w:rPr>
          <w:rStyle w:val="Emphasis"/>
        </w:rPr>
        <w:t>JWT Introduction – JSON Web Tokens</w:t>
      </w:r>
      <w:r>
        <w:rPr/>
        <w:t xml:space="preserve">. Poveznica: </w:t>
      </w:r>
      <w:hyperlink r:id="rId61" w:tgtFrame="_new">
        <w:r>
          <w:rPr>
            <w:rStyle w:val="Hyperlink"/>
          </w:rPr>
          <w:t>https://developer.mozilla.org/en-US/docs/Web/Security/JWT</w:t>
        </w:r>
      </w:hyperlink>
      <w:r>
        <w:rPr/>
        <w:t>; pristupljeno 15. lipnja 2025.</w:t>
      </w:r>
    </w:p>
    <w:p>
      <w:pPr>
        <w:pStyle w:val="BodyText"/>
        <w:rPr/>
      </w:pPr>
      <w:r>
        <w:rPr/>
        <w:t xml:space="preserve">[7] </w:t>
        <w:tab/>
        <w:t xml:space="preserve">PostgreSQL Global Development Group. </w:t>
      </w:r>
      <w:r>
        <w:rPr>
          <w:rStyle w:val="Emphasis"/>
        </w:rPr>
        <w:t>PostgreSQL 15 Documentation</w:t>
      </w:r>
      <w:r>
        <w:rPr/>
        <w:t xml:space="preserve">. Poveznica: </w:t>
      </w:r>
      <w:hyperlink r:id="rId62" w:tgtFrame="_new">
        <w:r>
          <w:rPr>
            <w:rStyle w:val="Hyperlink"/>
          </w:rPr>
          <w:t>https://www.postgresql.org/docs/15/index.html</w:t>
        </w:r>
      </w:hyperlink>
      <w:r>
        <w:rPr/>
        <w:t>; pristupljeno 15. lipnja 2025.</w:t>
      </w:r>
    </w:p>
    <w:p>
      <w:pPr>
        <w:pStyle w:val="BodyText"/>
        <w:rPr/>
      </w:pPr>
      <w:r>
        <w:rPr/>
        <w:t xml:space="preserve">[8] </w:t>
        <w:tab/>
        <w:t xml:space="preserve">Spring.io. </w:t>
      </w:r>
      <w:r>
        <w:rPr>
          <w:rStyle w:val="Emphasis"/>
        </w:rPr>
        <w:t>Spring Boot Documentation</w:t>
      </w:r>
      <w:r>
        <w:rPr/>
        <w:t xml:space="preserve">. Poveznica: </w:t>
      </w:r>
      <w:hyperlink r:id="rId63" w:tgtFrame="_new">
        <w:r>
          <w:rPr>
            <w:rStyle w:val="Hyperlink"/>
          </w:rPr>
          <w:t>https://docs.spring.io/spring-boot/docs/current/reference/html/</w:t>
        </w:r>
      </w:hyperlink>
      <w:r>
        <w:rPr/>
        <w:t>; pristupljeno 15. lipnja 2025.</w:t>
      </w:r>
    </w:p>
    <w:p>
      <w:pPr>
        <w:pStyle w:val="BodyText"/>
        <w:rPr/>
      </w:pPr>
      <w:r>
        <w:rPr/>
        <w:t xml:space="preserve">[9] </w:t>
        <w:tab/>
        <w:t xml:space="preserve">React Team. </w:t>
      </w:r>
      <w:r>
        <w:rPr>
          <w:rStyle w:val="Emphasis"/>
        </w:rPr>
        <w:t>React – Official Documentation</w:t>
      </w:r>
      <w:r>
        <w:rPr/>
        <w:t>. Meta Open Source. Poveznica: https://reactjs.org/docs/getting-started.html; pristupljeno 15. lipnja 2025.</w:t>
      </w:r>
    </w:p>
    <w:p>
      <w:pPr>
        <w:pStyle w:val="BodyText"/>
        <w:rPr/>
      </w:pPr>
      <w:r>
        <w:rPr/>
        <w:t xml:space="preserve">[10] </w:t>
        <w:tab/>
        <w:t xml:space="preserve">Tailwind CSS Team. </w:t>
      </w:r>
      <w:r>
        <w:rPr>
          <w:rStyle w:val="Emphasis"/>
        </w:rPr>
        <w:t>Tailwind CSS Documentation</w:t>
      </w:r>
      <w:r>
        <w:rPr/>
        <w:t xml:space="preserve">. Poveznica: </w:t>
      </w:r>
      <w:hyperlink r:id="rId64" w:tgtFrame="_new">
        <w:r>
          <w:rPr>
            <w:rStyle w:val="Hyperlink"/>
          </w:rPr>
          <w:t>https://tailwindcss.com/docs</w:t>
        </w:r>
      </w:hyperlink>
      <w:r>
        <w:rPr/>
        <w:t>; pristupljeno 15. lipnja 2025.</w:t>
      </w:r>
    </w:p>
    <w:p>
      <w:pPr>
        <w:pStyle w:val="BodyText"/>
        <w:rPr/>
      </w:pPr>
      <w:r>
        <w:rPr/>
        <w:t xml:space="preserve">[11] </w:t>
        <w:tab/>
        <w:t xml:space="preserve">GitHub Docs. </w:t>
      </w:r>
      <w:r>
        <w:rPr>
          <w:rStyle w:val="Emphasis"/>
        </w:rPr>
        <w:t>Introduction to Git and GitHub</w:t>
      </w:r>
      <w:r>
        <w:rPr/>
        <w:t xml:space="preserve">. Poveznica: </w:t>
      </w:r>
      <w:hyperlink r:id="rId65" w:tgtFrame="_new">
        <w:r>
          <w:rPr>
            <w:rStyle w:val="Hyperlink"/>
          </w:rPr>
          <w:t>https://docs.github.com/en/get-started/quickstart</w:t>
        </w:r>
      </w:hyperlink>
      <w:r>
        <w:rPr/>
        <w:t>; pristupljeno 15. lipnja 2025.</w:t>
      </w:r>
    </w:p>
    <w:p>
      <w:pPr>
        <w:pStyle w:val="BodyText"/>
        <w:rPr/>
      </w:pPr>
      <w:r>
        <w:rPr/>
        <w:t xml:space="preserve">[12] </w:t>
        <w:tab/>
        <w:t xml:space="preserve">JWT.io. </w:t>
      </w:r>
      <w:r>
        <w:rPr>
          <w:rStyle w:val="Emphasis"/>
        </w:rPr>
        <w:t>JWT Debugger and Introduction</w:t>
      </w:r>
      <w:r>
        <w:rPr/>
        <w:t>. Auth0. Poveznica: https://jwt.io/introduction; pristupljeno 15. lipnja 2025.</w:t>
      </w:r>
    </w:p>
    <w:p>
      <w:pPr>
        <w:pStyle w:val="BodyText"/>
        <w:rPr/>
      </w:pPr>
      <w:r>
        <w:rPr/>
        <w:t xml:space="preserve">[13] </w:t>
        <w:tab/>
        <w:t xml:space="preserve">Bootify.io. </w:t>
      </w:r>
      <w:r>
        <w:rPr>
          <w:rStyle w:val="Emphasis"/>
        </w:rPr>
        <w:t>Spring Boot Project Generator – Documentation</w:t>
      </w:r>
      <w:r>
        <w:rPr/>
        <w:t>. Poveznica: https://bootify.io/docs; pristupljeno 15. lipnja 2025. [13]</w:t>
      </w:r>
    </w:p>
    <w:p>
      <w:pPr>
        <w:pStyle w:val="BodyText"/>
        <w:rPr/>
      </w:pPr>
      <w:r>
        <w:rPr/>
        <w:t xml:space="preserve">[14] </w:t>
        <w:tab/>
        <w:t xml:space="preserve">ERDPlus. </w:t>
      </w:r>
      <w:r>
        <w:rPr>
          <w:rStyle w:val="Emphasis"/>
        </w:rPr>
        <w:t>ER Diagram Tool for Database Modeling</w:t>
      </w:r>
      <w:r>
        <w:rPr/>
        <w:t xml:space="preserve">. Poveznica: </w:t>
      </w:r>
      <w:hyperlink r:id="rId66" w:tgtFrame="_new">
        <w:r>
          <w:rPr>
            <w:rStyle w:val="Hyperlink"/>
          </w:rPr>
          <w:t>https://erdplus.com</w:t>
        </w:r>
      </w:hyperlink>
      <w:r>
        <w:rPr/>
        <w:t>; pristupljeno 15. lipnja 2025.</w:t>
      </w:r>
    </w:p>
    <w:p>
      <w:pPr>
        <w:pStyle w:val="BodyText"/>
        <w:rPr/>
      </w:pPr>
      <w:r>
        <w:rPr>
          <w:rStyle w:val="Strong"/>
          <w:b w:val="false"/>
          <w:bCs w:val="false"/>
        </w:rPr>
        <w:t>[15]</w:t>
        <w:tab/>
        <w:t xml:space="preserve">Airbnb, Inc. </w:t>
      </w:r>
      <w:r>
        <w:rPr/>
        <w:t xml:space="preserve">Airbnb – Online Platform for Short-Term Rentals and Experiences. Poveznica: </w:t>
      </w:r>
      <w:hyperlink r:id="rId67" w:tgtFrame="_new">
        <w:r>
          <w:rPr>
            <w:rStyle w:val="Hyperlink"/>
          </w:rPr>
          <w:t>https://www.airbnb.com</w:t>
        </w:r>
      </w:hyperlink>
      <w:r>
        <w:rPr/>
        <w:t>; pristupljeno 15. lipnja 2025.</w:t>
      </w:r>
    </w:p>
    <w:p>
      <w:pPr>
        <w:pStyle w:val="BodyText"/>
        <w:rPr/>
      </w:pPr>
      <w:r>
        <w:rPr>
          <w:rStyle w:val="Strong"/>
          <w:b w:val="false"/>
          <w:bCs w:val="false"/>
        </w:rPr>
        <w:t xml:space="preserve">[16] </w:t>
        <w:tab/>
        <w:t xml:space="preserve">Trivago N.V. </w:t>
      </w:r>
      <w:r>
        <w:rPr/>
        <w:t xml:space="preserve">trivago – Compare Hotel Prices Worldwide. Poveznica: </w:t>
      </w:r>
      <w:hyperlink r:id="rId68" w:tgtFrame="_new">
        <w:r>
          <w:rPr>
            <w:rStyle w:val="Hyperlink"/>
          </w:rPr>
          <w:t>https://www.trivago.com</w:t>
        </w:r>
      </w:hyperlink>
      <w:r>
        <w:rPr/>
        <w:t>; pristupljeno 15. lipnja 2025.</w:t>
      </w:r>
    </w:p>
    <w:p>
      <w:pPr>
        <w:pStyle w:val="BodyText"/>
        <w:rPr/>
      </w:pPr>
      <w:r>
        <w:rPr>
          <w:rStyle w:val="Strong"/>
          <w:b w:val="false"/>
          <w:bCs w:val="false"/>
        </w:rPr>
        <w:t xml:space="preserve">[17] Njuškalo d.o.o. </w:t>
      </w:r>
      <w:r>
        <w:rPr/>
        <w:t xml:space="preserve">Njuškalo – Hrvatski internetski oglasnik. Poveznica: </w:t>
      </w:r>
      <w:hyperlink r:id="rId69" w:tgtFrame="_new">
        <w:r>
          <w:rPr>
            <w:rStyle w:val="Hyperlink"/>
          </w:rPr>
          <w:t>https://www.njuskalo.hr</w:t>
        </w:r>
      </w:hyperlink>
      <w:r>
        <w:rPr/>
        <w:t>; pristupljeno 15. lipnja 2025.</w:t>
      </w:r>
    </w:p>
    <w:p>
      <w:pPr>
        <w:pStyle w:val="BodyText"/>
        <w:rPr/>
      </w:pPr>
      <w:r>
        <w:rPr>
          <w:rStyle w:val="Strong"/>
          <w:b w:val="false"/>
          <w:bCs w:val="false"/>
        </w:rPr>
        <w:t xml:space="preserve">[18]  Booking Holdings Inc. </w:t>
      </w:r>
      <w:r>
        <w:rPr/>
        <w:t xml:space="preserve">Booking.com – Hotels, Homes &amp; More. Poveznica: </w:t>
      </w:r>
      <w:hyperlink r:id="rId70" w:tgtFrame="_new">
        <w:r>
          <w:rPr>
            <w:rStyle w:val="Hyperlink"/>
          </w:rPr>
          <w:t>https://www.booking.com</w:t>
        </w:r>
      </w:hyperlink>
      <w:r>
        <w:rPr/>
        <w:t>; pristupljeno 15. lipnja 2025.</w:t>
      </w:r>
    </w:p>
    <w:p>
      <w:pPr>
        <w:pStyle w:val="BodyText"/>
        <w:rPr/>
      </w:pPr>
      <w:r>
        <w:rPr>
          <w:rStyle w:val="Strong"/>
          <w:b w:val="false"/>
          <w:bCs w:val="false"/>
        </w:rPr>
        <w:t xml:space="preserve">[19]     Eventimd.o.o. </w:t>
      </w:r>
      <w:r>
        <w:rPr/>
        <w:t xml:space="preserve">Eventim.hr – Ulaznice za koncerte, festivale i događanja. Poveznica:  </w:t>
      </w:r>
      <w:hyperlink r:id="rId71" w:tgtFrame="_new">
        <w:r>
          <w:rPr>
            <w:rStyle w:val="Hyperlink"/>
          </w:rPr>
          <w:t>https://www.eventim.hr</w:t>
        </w:r>
      </w:hyperlink>
      <w:r>
        <w:rPr/>
        <w:t>; pristupljeno 15. lipnja 2025.</w:t>
      </w:r>
    </w:p>
    <w:p>
      <w:pPr>
        <w:pStyle w:val="BodyText"/>
        <w:rPr/>
      </w:pPr>
      <w:r>
        <w:rPr/>
      </w:r>
    </w:p>
    <w:p>
      <w:pPr>
        <w:pStyle w:val="Normal"/>
        <w:rPr/>
      </w:pPr>
      <w:r>
        <w:rPr/>
      </w:r>
    </w:p>
    <w:p>
      <w:pPr>
        <w:pStyle w:val="Heading1"/>
        <w:numPr>
          <w:ilvl w:val="0"/>
          <w:numId w:val="0"/>
        </w:numPr>
        <w:ind w:hanging="0" w:start="0"/>
        <w:rPr/>
      </w:pPr>
      <w:bookmarkStart w:id="111" w:name="__RefHeading___Toc2056_1920549070"/>
      <w:bookmarkEnd w:id="111"/>
      <w:r>
        <w:rPr/>
        <w:t>Sažetak</w:t>
      </w:r>
    </w:p>
    <w:p>
      <w:pPr>
        <w:pStyle w:val="BodyText"/>
        <w:rPr/>
      </w:pPr>
      <w:r>
        <w:rPr/>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Normal"/>
        <w:tabs>
          <w:tab w:val="clear" w:pos="720"/>
          <w:tab w:val="left" w:pos="1881" w:leader="none"/>
        </w:tabs>
        <w:spacing w:lineRule="exact" w:line="217" w:before="0" w:after="0"/>
        <w:ind w:start="202"/>
        <w:jc w:val="start"/>
        <w:rPr>
          <w:sz w:val="19"/>
        </w:rPr>
      </w:pPr>
      <w:r>
        <w:rPr>
          <w:sz w:val="19"/>
        </w:rPr>
      </w:r>
    </w:p>
    <w:p>
      <w:pPr>
        <w:pStyle w:val="BodyText"/>
        <w:rPr/>
      </w:pPr>
      <w:r>
        <w:rPr/>
        <w:t>U radu je opisana izrada web-aplikacije koja omogućuje korisnicima jednostavno upravljanje događajima i rezervacijama. Sustav uključuje dvije vrste korisnika – organizatore i kupce – te im omogućuje funkcije kreiranja i upravljanja događajima, prostorima, terminima i ponudama. Primijenjene su moderne tehnologije: React i Tailwind CSS za frontend, Spring Boot za backend te PostgreSQL za bazu podataka. Implementirana su sigurnosna rješenja poput JWT autentifikacije i HTTPS enkripcije. Aplikacija je dizajnirana za proširivost i uključuje mogućnosti budućih nadogradnji, poput integracije vanjskih servisa i dodatnih funkcionalnosti korisničke podrške. Ovaj rad prikazuje tehničku izvedbu, funkcionalne zahtjeve i arhitekturu sustava te nudi smjernice za daljnji razvoj.</w:t>
      </w:r>
    </w:p>
    <w:p>
      <w:pPr>
        <w:pStyle w:val="BodyText"/>
        <w:rPr/>
      </w:pPr>
      <w:r>
        <w:rPr>
          <w:rStyle w:val="Strong"/>
        </w:rPr>
        <w:t>Ključne riječi:</w:t>
      </w:r>
      <w:r>
        <w:rPr/>
        <w:t xml:space="preserve"> web-aplikacija, rezervacije, organizacija događaja, React, Spring Boot, JWT, PostgreSQL</w:t>
      </w:r>
    </w:p>
    <w:p>
      <w:pPr>
        <w:pStyle w:val="Normal"/>
        <w:rPr/>
      </w:pPr>
      <w:r>
        <w:rPr/>
      </w:r>
    </w:p>
    <w:p>
      <w:pPr>
        <w:pStyle w:val="Heading1"/>
        <w:numPr>
          <w:ilvl w:val="0"/>
          <w:numId w:val="0"/>
        </w:numPr>
        <w:ind w:hanging="0" w:start="0"/>
        <w:rPr/>
      </w:pPr>
      <w:bookmarkStart w:id="112" w:name="__RefHeading___Toc23263742"/>
      <w:bookmarkEnd w:id="112"/>
      <w:r>
        <w:rPr/>
        <w:t>Summary</w:t>
      </w:r>
    </w:p>
    <w:p>
      <w:pPr>
        <w:pStyle w:val="BodyText"/>
        <w:rPr/>
      </w:pPr>
      <w:r>
        <w:rPr/>
        <w:t>Web Application for Event Organization and Scheduling</w:t>
      </w:r>
    </w:p>
    <w:p>
      <w:pPr>
        <w:pStyle w:val="BodyText"/>
        <w:rPr/>
      </w:pPr>
      <w:r>
        <w:rPr/>
        <w:t>This thesis describes the development of a web application designed to streamline event organization and scheduling processes. The system supports two user roles – organizers and customers – enabling them to create and manage events, venues, time slots, and service offers. The application uses modern technologies: React and Tailwind CSS on the frontend, Spring Boot on the backend, and PostgreSQL as the database system. Security is ensured through JWT authentication and HTTPS encryption. The application architecture supports scalability and includes room for future improvements, such as external payment integration and customer support tools. This paper presents the implementation details, system architecture, and functional requirements while outlining potential directions for further development.</w:t>
      </w:r>
    </w:p>
    <w:p>
      <w:pPr>
        <w:pStyle w:val="BodyText"/>
        <w:rPr/>
      </w:pPr>
      <w:r>
        <w:rPr>
          <w:rStyle w:val="Strong"/>
        </w:rPr>
        <w:t>Keywords:</w:t>
      </w:r>
      <w:r>
        <w:rPr/>
        <w:t xml:space="preserve"> web application, booking, event organization, React, Spring Boot, JWT, PostgreSQL</w:t>
      </w:r>
    </w:p>
    <w:p>
      <w:pPr>
        <w:pStyle w:val="Normal"/>
        <w:rPr/>
      </w:pPr>
      <w:r>
        <w:rPr/>
      </w:r>
    </w:p>
    <w:p>
      <w:pPr>
        <w:pStyle w:val="Podnaslov1"/>
        <w:spacing w:before="120" w:after="120"/>
        <w:rPr>
          <w:b w:val="false"/>
          <w:bCs/>
          <w:lang w:val="hr-HR"/>
        </w:rPr>
      </w:pPr>
      <w:r>
        <w:rPr>
          <w:b w:val="false"/>
          <w:bCs/>
          <w:lang w:val="hr-HR"/>
        </w:rPr>
      </w:r>
    </w:p>
    <w:sectPr>
      <w:headerReference w:type="default" r:id="rId72"/>
      <w:headerReference w:type="first" r:id="rId73"/>
      <w:footerReference w:type="default" r:id="rId74"/>
      <w:footerReference w:type="first" r:id="rId75"/>
      <w:type w:val="nextPage"/>
      <w:pgSz w:w="11906" w:h="16838"/>
      <w:pgMar w:left="1701" w:right="1418" w:gutter="0" w:header="851" w:top="1418" w:footer="567" w:bottom="1418"/>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Symbol">
    <w:charset w:val="01" w:characterSet="utf-8"/>
    <w:family w:val="roman"/>
    <w:pitch w:val="variable"/>
  </w:font>
  <w:font w:name="Courier New">
    <w:charset w:val="01" w:characterSet="utf-8"/>
    <w:family w:val="roman"/>
    <w:pitch w:val="variable"/>
  </w:font>
  <w:font w:name="Wingdings">
    <w:charset w:val="01" w:characterSet="utf-8"/>
    <w:family w:val="roman"/>
    <w:pitch w:val="variable"/>
  </w:font>
  <w:font w:name="Tahoma">
    <w:charset w:val="01" w:characterSet="utf-8"/>
    <w:family w:val="roman"/>
    <w:pitch w:val="variable"/>
  </w:font>
  <w:font w:name="TimesNewRomanPSMT">
    <w:altName w:val="Times New Rom"/>
    <w:charset w:val="01" w:characterSet="utf-8"/>
    <w:family w:val="roman"/>
    <w:pitch w:val="variable"/>
  </w:font>
  <w:font w:name="TimesNewRomanPS-BoldMT">
    <w:altName w:val="Times Ne"/>
    <w:charset w:val="01" w:characterSet="utf-8"/>
    <w:family w:val="roman"/>
    <w:pitch w:val="variable"/>
  </w:font>
  <w:font w:name="OpenSymbol">
    <w:altName w:val="Arial Unicode MS"/>
    <w:charset w:val="01" w:characterSet="utf-8"/>
    <w:family w:val="roman"/>
    <w:pitch w:val="variable"/>
  </w:font>
  <w:font w:name="Segoe UI">
    <w:charset w:val="01" w:characterSet="utf-8"/>
    <w:family w:val="roman"/>
    <w:pitch w:val="variable"/>
  </w:font>
  <w:font w:name="Liberation Mono">
    <w:altName w:val="Courier New"/>
    <w:charset w:val="01" w:characterSet="utf-8"/>
    <w:family w:val="modern"/>
    <w:pitch w:val="fixed"/>
  </w:font>
  <w:font w:name="Liberation Sans">
    <w:altName w:val="Arial"/>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center"/>
      <w:rPr/>
    </w:pPr>
    <w:r>
      <w:rPr/>
      <w:fldChar w:fldCharType="begin"/>
    </w:r>
    <w:r>
      <w:rPr/>
      <w:instrText xml:space="preserve"> PAGE </w:instrText>
    </w:r>
    <w:r>
      <w:rPr/>
      <w:fldChar w:fldCharType="separate"/>
    </w:r>
    <w:r>
      <w:rPr/>
      <w:t>iv</w:t>
    </w:r>
    <w:r>
      <w:rPr/>
      <w:fldChar w:fldCharType="end"/>
    </w:r>
  </w:p>
  <w:p>
    <w:pPr>
      <w:pStyle w:val="Footer"/>
      <w:spacing w:before="12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27</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widowControl/>
      <w:pBdr>
        <w:bottom w:val="nil"/>
      </w:pBdr>
      <w:suppressAutoHyphens w:val="true"/>
      <w:bidi w:val="0"/>
      <w:spacing w:before="0" w:after="240"/>
      <w:ind w:hanging="0" w:start="0" w:end="0"/>
      <w:jc w:val="star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isLgl/>
      <w:numFmt w:val="decimal"/>
      <w:lvlText w:val="%1."/>
      <w:lvlJc w:val="start"/>
      <w:pPr>
        <w:tabs>
          <w:tab w:val="num" w:pos="425"/>
        </w:tabs>
        <w:ind w:start="425" w:hanging="425"/>
      </w:pPr>
      <w:rPr/>
    </w:lvl>
    <w:lvl w:ilvl="1">
      <w:start w:val="1"/>
      <w:pStyle w:val="Heading2"/>
      <w:isLgl/>
      <w:numFmt w:val="decimal"/>
      <w:lvlText w:val="%1.%2."/>
      <w:lvlJc w:val="start"/>
      <w:pPr>
        <w:tabs>
          <w:tab w:val="num" w:pos="720"/>
        </w:tabs>
        <w:ind w:start="0" w:hanging="0"/>
      </w:pPr>
      <w:rPr/>
    </w:lvl>
    <w:lvl w:ilvl="2">
      <w:start w:val="1"/>
      <w:pStyle w:val="Heading3"/>
      <w:isLgl/>
      <w:numFmt w:val="decimal"/>
      <w:lvlText w:val="%1.%2.%3."/>
      <w:lvlJc w:val="start"/>
      <w:pPr>
        <w:tabs>
          <w:tab w:val="num" w:pos="1080"/>
        </w:tabs>
        <w:ind w:start="851" w:hanging="851"/>
      </w:pPr>
      <w:rPr/>
    </w:lvl>
    <w:lvl w:ilvl="3">
      <w:start w:val="1"/>
      <w:pStyle w:val="Heading4"/>
      <w:numFmt w:val="decimal"/>
      <w:lvlText w:val="%1.%2.%3.%4"/>
      <w:lvlJc w:val="start"/>
      <w:pPr>
        <w:tabs>
          <w:tab w:val="num" w:pos="864"/>
        </w:tabs>
        <w:ind w:start="864" w:hanging="864"/>
      </w:pPr>
      <w:rPr/>
    </w:lvl>
    <w:lvl w:ilvl="4">
      <w:start w:val="1"/>
      <w:pStyle w:val="Heading5"/>
      <w:numFmt w:val="decimal"/>
      <w:lvlText w:val="%1.%2.%3.%4.%5"/>
      <w:lvlJc w:val="start"/>
      <w:pPr>
        <w:tabs>
          <w:tab w:val="num" w:pos="1008"/>
        </w:tabs>
        <w:ind w:start="1008" w:hanging="1008"/>
      </w:pPr>
      <w:rPr/>
    </w:lvl>
    <w:lvl w:ilvl="5">
      <w:start w:val="1"/>
      <w:pStyle w:val="Heading6"/>
      <w:numFmt w:val="decimal"/>
      <w:lvlText w:val="%1.%2.%3.%4.%5.%6"/>
      <w:lvlJc w:val="start"/>
      <w:pPr>
        <w:tabs>
          <w:tab w:val="num" w:pos="1152"/>
        </w:tabs>
        <w:ind w:start="1152" w:hanging="1152"/>
      </w:pPr>
      <w:rPr/>
    </w:lvl>
    <w:lvl w:ilvl="6">
      <w:start w:val="1"/>
      <w:pStyle w:val="Heading7"/>
      <w:numFmt w:val="decimal"/>
      <w:lvlText w:val="%1.%2.%3.%4.%5.%6.%7"/>
      <w:lvlJc w:val="start"/>
      <w:pPr>
        <w:tabs>
          <w:tab w:val="num" w:pos="1296"/>
        </w:tabs>
        <w:ind w:start="1296" w:hanging="1296"/>
      </w:pPr>
      <w:rPr/>
    </w:lvl>
    <w:lvl w:ilvl="7">
      <w:start w:val="1"/>
      <w:pStyle w:val="Heading8"/>
      <w:numFmt w:val="decimal"/>
      <w:lvlText w:val="%1.%2.%3.%4.%5.%6.%7.%8"/>
      <w:lvlJc w:val="start"/>
      <w:pPr>
        <w:tabs>
          <w:tab w:val="num" w:pos="1440"/>
        </w:tabs>
        <w:ind w:start="1440" w:hanging="1440"/>
      </w:pPr>
      <w:rPr/>
    </w:lvl>
    <w:lvl w:ilvl="8">
      <w:start w:val="1"/>
      <w:pStyle w:val="Heading9"/>
      <w:numFmt w:val="decimal"/>
      <w:lvlText w:val="%1.%2.%3.%4.%5.%6.%7.%8.%9"/>
      <w:lvlJc w:val="start"/>
      <w:pPr>
        <w:tabs>
          <w:tab w:val="num" w:pos="1584"/>
        </w:tabs>
        <w:ind w:start="1584" w:hanging="1584"/>
      </w:pPr>
      <w:rPr/>
    </w:lvl>
  </w:abstractNum>
  <w:abstractNum w:abstractNumId="2">
    <w:lvl w:ilvl="0">
      <w:start w:val="1"/>
      <w:numFmt w:val="decimal"/>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851"/>
        </w:tabs>
        <w:ind w:start="851" w:hanging="426"/>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850"/>
        </w:tabs>
        <w:ind w:start="850"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567"/>
        </w:tabs>
        <w:ind w:start="567" w:hanging="567"/>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425"/>
        </w:tabs>
        <w:ind w:start="425" w:hanging="425"/>
      </w:pPr>
      <w:rPr>
        <w:rFonts w:ascii="Symbol" w:hAnsi="Symbol" w:cs="Symbol" w:hint="default"/>
        <w:color w:val="000000"/>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30"/>
  <w:defaultTabStop w:val="720"/>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lang w:val="hr-HR" w:eastAsia="hr-H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60" w:before="120" w:after="60"/>
      <w:jc w:val="both"/>
    </w:pPr>
    <w:rPr>
      <w:rFonts w:ascii="Times New Roman" w:hAnsi="Times New Roman" w:eastAsia="Times New Roman" w:cs="Times New Roman"/>
      <w:color w:val="auto"/>
      <w:kern w:val="0"/>
      <w:sz w:val="24"/>
      <w:szCs w:val="24"/>
      <w:lang w:val="hr-HR" w:eastAsia="zh-CN" w:bidi="ar-SA"/>
    </w:rPr>
  </w:style>
  <w:style w:type="paragraph" w:styleId="Heading1">
    <w:name w:val="Heading 1"/>
    <w:basedOn w:val="Normal"/>
    <w:next w:val="Normal"/>
    <w:uiPriority w:val="9"/>
    <w:qFormat/>
    <w:pPr>
      <w:keepNext w:val="true"/>
      <w:pageBreakBefore/>
      <w:numPr>
        <w:ilvl w:val="0"/>
        <w:numId w:val="1"/>
      </w:numPr>
      <w:spacing w:before="600" w:after="480"/>
      <w:outlineLvl w:val="0"/>
    </w:pPr>
    <w:rPr>
      <w:rFonts w:ascii="Arial" w:hAnsi="Arial" w:cs="Arial"/>
      <w:b/>
      <w:bCs/>
      <w:kern w:val="2"/>
      <w:sz w:val="36"/>
      <w:szCs w:val="32"/>
    </w:rPr>
  </w:style>
  <w:style w:type="paragraph" w:styleId="Heading2">
    <w:name w:val="Heading 2"/>
    <w:basedOn w:val="Normal"/>
    <w:next w:val="Normal"/>
    <w:uiPriority w:val="9"/>
    <w:unhideWhenUsed/>
    <w:qFormat/>
    <w:pPr>
      <w:keepNext w:val="true"/>
      <w:numPr>
        <w:ilvl w:val="1"/>
        <w:numId w:val="1"/>
      </w:numPr>
      <w:tabs>
        <w:tab w:val="clear" w:pos="720"/>
        <w:tab w:val="left" w:pos="851" w:leader="none"/>
      </w:tabs>
      <w:spacing w:before="360" w:after="240"/>
      <w:outlineLvl w:val="1"/>
    </w:pPr>
    <w:rPr>
      <w:rFonts w:ascii="Arial" w:hAnsi="Arial" w:cs="Arial"/>
      <w:b/>
      <w:bCs/>
      <w:iCs/>
      <w:sz w:val="32"/>
      <w:szCs w:val="28"/>
    </w:rPr>
  </w:style>
  <w:style w:type="paragraph" w:styleId="Heading3">
    <w:name w:val="Heading 3"/>
    <w:basedOn w:val="Normal"/>
    <w:next w:val="Normal"/>
    <w:uiPriority w:val="9"/>
    <w:unhideWhenUsed/>
    <w:qFormat/>
    <w:pPr>
      <w:keepNext w:val="true"/>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cs="Symbol"/>
    </w:rPr>
  </w:style>
  <w:style w:type="character" w:styleId="WW8Num2z0" w:customStyle="1">
    <w:name w:val="WW8Num2z0"/>
    <w:qFormat/>
    <w:rPr/>
  </w:style>
  <w:style w:type="character" w:styleId="WW8Num3z0" w:customStyle="1">
    <w:name w:val="WW8Num3z0"/>
    <w:qFormat/>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style>
  <w:style w:type="character" w:styleId="WW8Num6z0" w:customStyle="1">
    <w:name w:val="WW8Num6z0"/>
    <w:qFormat/>
    <w:rPr/>
  </w:style>
  <w:style w:type="character" w:styleId="WW8Num7z0" w:customStyle="1">
    <w:name w:val="WW8Num7z0"/>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style>
  <w:style w:type="character" w:styleId="WW8Num10z0" w:customStyle="1">
    <w:name w:val="WW8Num10z0"/>
    <w:qFormat/>
    <w:rPr>
      <w:rFonts w:ascii="Symbol" w:hAnsi="Symbol" w:cs="Symbol"/>
      <w:color w:val="000000"/>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cs="Wingdings"/>
    </w:rPr>
  </w:style>
  <w:style w:type="character" w:styleId="WW8Num10z3" w:customStyle="1">
    <w:name w:val="WW8Num10z3"/>
    <w:qFormat/>
    <w:rPr>
      <w:rFonts w:ascii="Symbol" w:hAnsi="Symbol" w:cs="Symbol"/>
    </w:rPr>
  </w:style>
  <w:style w:type="character" w:styleId="Zadanifontodlomka" w:customStyle="1">
    <w:name w:val="Zadani font odlomka"/>
    <w:qFormat/>
    <w:rPr/>
  </w:style>
  <w:style w:type="character" w:styleId="PageNumber">
    <w:name w:val="Page Number"/>
    <w:rPr>
      <w:rFonts w:ascii="Times New Roman" w:hAnsi="Times New Roman" w:cs="Times New Roman"/>
      <w:strike w:val="false"/>
      <w:dstrike w:val="false"/>
      <w:position w:val="0"/>
      <w:sz w:val="24"/>
      <w:sz w:val="24"/>
      <w:vertAlign w:val="baseline"/>
    </w:rPr>
  </w:style>
  <w:style w:type="character" w:styleId="Hyperlink">
    <w:name w:val="Hyperlink"/>
    <w:rPr>
      <w:color w:val="0000FF"/>
      <w:u w:val="single"/>
    </w:rPr>
  </w:style>
  <w:style w:type="character" w:styleId="HTMLpisaistroj" w:customStyle="1">
    <w:name w:val="HTML pisaći stroj"/>
    <w:qFormat/>
    <w:rPr>
      <w:rFonts w:ascii="Courier New" w:hAnsi="Courier New" w:eastAsia="Times New Roman" w:cs="Courier New"/>
      <w:sz w:val="20"/>
      <w:szCs w:val="20"/>
    </w:rPr>
  </w:style>
  <w:style w:type="character" w:styleId="Referencakomentara" w:customStyle="1">
    <w:name w:val="Referenca komentara"/>
    <w:qFormat/>
    <w:rPr>
      <w:sz w:val="16"/>
      <w:szCs w:val="16"/>
    </w:rPr>
  </w:style>
  <w:style w:type="character" w:styleId="TekstkomentaraChar" w:customStyle="1">
    <w:name w:val="Tekst komentara Char"/>
    <w:qFormat/>
    <w:rPr/>
  </w:style>
  <w:style w:type="character" w:styleId="PredmetkomentaraChar" w:customStyle="1">
    <w:name w:val="Predmet komentara Char"/>
    <w:qFormat/>
    <w:rPr>
      <w:b/>
      <w:bCs/>
    </w:rPr>
  </w:style>
  <w:style w:type="character" w:styleId="TekstbaloniaChar" w:customStyle="1">
    <w:name w:val="Tekst balončića Char"/>
    <w:qFormat/>
    <w:rPr>
      <w:rFonts w:ascii="Tahoma" w:hAnsi="Tahoma" w:cs="Tahoma"/>
      <w:sz w:val="16"/>
      <w:szCs w:val="16"/>
    </w:rPr>
  </w:style>
  <w:style w:type="character" w:styleId="PodnojeChar" w:customStyle="1">
    <w:name w:val="Podnožje Char"/>
    <w:qFormat/>
    <w:rPr>
      <w:sz w:val="24"/>
      <w:szCs w:val="24"/>
    </w:rPr>
  </w:style>
  <w:style w:type="character" w:styleId="KdutekstuChar" w:customStyle="1">
    <w:name w:val="Kôd u tekstu Char"/>
    <w:qFormat/>
    <w:rPr>
      <w:rFonts w:ascii="Courier New" w:hAnsi="Courier New" w:cs="Courier New"/>
    </w:rPr>
  </w:style>
  <w:style w:type="character" w:styleId="fontstyle01" w:customStyle="1">
    <w:name w:val="fontstyle01"/>
    <w:qFormat/>
    <w:rPr>
      <w:rFonts w:ascii="TimesNewRomanPSMT;Times New Rom" w:hAnsi="TimesNewRomanPSMT;Times New Rom" w:cs="TimesNewRomanPSMT;Times New Rom"/>
      <w:b w:val="false"/>
      <w:bCs w:val="false"/>
      <w:i w:val="false"/>
      <w:iCs w:val="false"/>
      <w:color w:val="000000"/>
      <w:sz w:val="24"/>
      <w:szCs w:val="24"/>
    </w:rPr>
  </w:style>
  <w:style w:type="character" w:styleId="fontstyle21" w:customStyle="1">
    <w:name w:val="fontstyle21"/>
    <w:qFormat/>
    <w:rPr>
      <w:rFonts w:ascii="TimesNewRomanPS-BoldMT;Times Ne" w:hAnsi="TimesNewRomanPS-BoldMT;Times Ne" w:cs="TimesNewRomanPS-BoldMT;Times Ne"/>
      <w:b/>
      <w:bCs/>
      <w:i w:val="false"/>
      <w:iCs w:val="false"/>
      <w:color w:val="000000"/>
      <w:sz w:val="24"/>
      <w:szCs w:val="24"/>
    </w:rPr>
  </w:style>
  <w:style w:type="character" w:styleId="FollowedHyperlink">
    <w:name w:val="FollowedHyperlink"/>
    <w:rPr>
      <w:color w:val="800080"/>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BalloonTextChar" w:customStyle="1">
    <w:name w:val="Balloon Text Char"/>
    <w:link w:val="BalloonText"/>
    <w:uiPriority w:val="99"/>
    <w:semiHidden/>
    <w:qFormat/>
    <w:rsid w:val="00480072"/>
    <w:rPr>
      <w:rFonts w:ascii="Segoe UI" w:hAnsi="Segoe UI" w:eastAsia="Times New Roman" w:cs="Segoe UI"/>
      <w:sz w:val="18"/>
      <w:szCs w:val="18"/>
      <w:lang w:val="hr-HR" w:bidi="ar-SA"/>
    </w:rPr>
  </w:style>
  <w:style w:type="character" w:styleId="LineNumber">
    <w:name w:val="Line Number"/>
    <w:rPr/>
  </w:style>
  <w:style w:type="character" w:styleId="SourceText">
    <w:name w:val="Source Text"/>
    <w:qFormat/>
    <w:rPr>
      <w:rFonts w:ascii="Liberation Mono" w:hAnsi="Liberation Mono" w:eastAsia="Liberation Mono" w:cs="Liberation Mono"/>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rPr>
  </w:style>
  <w:style w:type="paragraph" w:styleId="Index" w:customStyle="1">
    <w:name w:val="Index"/>
    <w:basedOn w:val="Normal"/>
    <w:qFormat/>
    <w:pPr>
      <w:suppressLineNumbers/>
    </w:pPr>
    <w:rPr>
      <w:rFonts w:cs="Noto Sans Devanagari"/>
    </w:rPr>
  </w:style>
  <w:style w:type="paragraph" w:styleId="Opisslike" w:customStyle="1">
    <w:name w:val="Opis slike"/>
    <w:basedOn w:val="Normal"/>
    <w:next w:val="Normal"/>
    <w:qFormat/>
    <w:pPr>
      <w:spacing w:before="120" w:after="120"/>
      <w:jc w:val="center"/>
    </w:pPr>
    <w:rPr>
      <w:bCs/>
      <w:sz w:val="22"/>
      <w:szCs w:val="20"/>
    </w:rPr>
  </w:style>
  <w:style w:type="paragraph" w:styleId="bullet1" w:customStyle="1">
    <w:name w:val="bullet1"/>
    <w:qFormat/>
    <w:pPr>
      <w:widowControl/>
      <w:numPr>
        <w:ilvl w:val="0"/>
        <w:numId w:val="8"/>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2" w:customStyle="1">
    <w:name w:val="bullet2"/>
    <w:qFormat/>
    <w:pPr>
      <w:widowControl/>
      <w:numPr>
        <w:ilvl w:val="0"/>
        <w:numId w:val="3"/>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4"/>
      <w:lang w:val="en-GB" w:eastAsia="zh-CN" w:bidi="ar-SA"/>
    </w:rPr>
  </w:style>
  <w:style w:type="paragraph" w:styleId="Podnaslov1" w:customStyle="1">
    <w:name w:val="Podnaslov1"/>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bullet1brojevi" w:customStyle="1">
    <w:name w:val="bullet1brojevi"/>
    <w:qFormat/>
    <w:pPr>
      <w:widowControl/>
      <w:numPr>
        <w:ilvl w:val="0"/>
        <w:numId w:val="2"/>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1slova" w:customStyle="1">
    <w:name w:val="bullet1slova"/>
    <w:qFormat/>
    <w:pPr>
      <w:widowControl/>
      <w:numPr>
        <w:ilvl w:val="0"/>
        <w:numId w:val="7"/>
      </w:numPr>
      <w:tabs>
        <w:tab w:val="clear" w:pos="720"/>
        <w:tab w:val="left" w:pos="425" w:leader="none"/>
      </w:tabs>
      <w:suppressAutoHyphens w:val="true"/>
      <w:bidi w:val="0"/>
      <w:spacing w:lineRule="auto" w:line="360" w:before="0" w:after="0"/>
      <w:ind w:hanging="0" w:start="0"/>
      <w:jc w:val="start"/>
    </w:pPr>
    <w:rPr>
      <w:rFonts w:ascii="Times New Roman" w:hAnsi="Times New Roman" w:eastAsia="Times New Roman" w:cs="Times New Roman"/>
      <w:color w:val="auto"/>
      <w:kern w:val="0"/>
      <w:sz w:val="24"/>
      <w:szCs w:val="20"/>
      <w:lang w:val="en-GB" w:eastAsia="zh-CN" w:bidi="ar-SA"/>
    </w:rPr>
  </w:style>
  <w:style w:type="paragraph" w:styleId="bullet2brojevi" w:customStyle="1">
    <w:name w:val="bullet2brojevi"/>
    <w:qFormat/>
    <w:pPr>
      <w:widowControl/>
      <w:numPr>
        <w:ilvl w:val="0"/>
        <w:numId w:val="4"/>
      </w:numPr>
      <w:tabs>
        <w:tab w:val="clear" w:pos="720"/>
        <w:tab w:val="left" w:pos="850" w:leader="none"/>
      </w:tabs>
      <w:suppressAutoHyphens w:val="true"/>
      <w:bidi w:val="0"/>
      <w:spacing w:before="0" w:after="60"/>
      <w:jc w:val="start"/>
    </w:pPr>
    <w:rPr>
      <w:rFonts w:ascii="Times New Roman" w:hAnsi="Times New Roman" w:eastAsia="Times New Roman" w:cs="Times New Roman"/>
      <w:color w:val="auto"/>
      <w:kern w:val="0"/>
      <w:sz w:val="24"/>
      <w:szCs w:val="20"/>
      <w:lang w:val="en-GB" w:eastAsia="zh-CN" w:bidi="ar-SA"/>
    </w:rPr>
  </w:style>
  <w:style w:type="paragraph" w:styleId="bullet2slova" w:customStyle="1">
    <w:name w:val="bullet2slova"/>
    <w:qFormat/>
    <w:pPr>
      <w:widowControl/>
      <w:numPr>
        <w:ilvl w:val="0"/>
        <w:numId w:val="5"/>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0"/>
      <w:lang w:val="en-GB" w:eastAsia="zh-CN" w:bidi="ar-SA"/>
    </w:rPr>
  </w:style>
  <w:style w:type="paragraph" w:styleId="slika" w:customStyle="1">
    <w:name w:val="slika"/>
    <w:qFormat/>
    <w:pPr>
      <w:widowControl/>
      <w:suppressAutoHyphens w:val="true"/>
      <w:bidi w:val="0"/>
      <w:spacing w:before="120" w:after="0"/>
      <w:jc w:val="center"/>
    </w:pPr>
    <w:rPr>
      <w:rFonts w:ascii="Times New Roman" w:hAnsi="Times New Roman" w:eastAsia="Times New Roman" w:cs="Times New Roman"/>
      <w:color w:val="auto"/>
      <w:kern w:val="0"/>
      <w:sz w:val="24"/>
      <w:szCs w:val="20"/>
      <w:lang w:val="en-GB" w:eastAsia="zh-CN" w:bidi="ar-SA"/>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pBdr>
        <w:bottom w:val="single" w:sz="4" w:space="1" w:color="000000"/>
      </w:pBdr>
      <w:tabs>
        <w:tab w:val="clear" w:pos="720"/>
        <w:tab w:val="right" w:pos="7088" w:leader="none"/>
      </w:tabs>
      <w:suppressAutoHyphens w:val="true"/>
      <w:bidi w:val="0"/>
      <w:spacing w:before="0" w:after="240"/>
      <w:jc w:val="start"/>
    </w:pPr>
    <w:rPr>
      <w:rFonts w:ascii="Arial" w:hAnsi="Arial" w:eastAsia="Times New Roman" w:cs="Arial"/>
      <w:color w:val="auto"/>
      <w:kern w:val="0"/>
      <w:sz w:val="20"/>
      <w:szCs w:val="20"/>
      <w:lang w:val="en-GB" w:eastAsia="zh-CN" w:bidi="ar-SA"/>
    </w:rPr>
  </w:style>
  <w:style w:type="paragraph" w:styleId="Obinouvueno" w:customStyle="1">
    <w:name w:val="Obično uvučeno"/>
    <w:basedOn w:val="Normal"/>
    <w:qFormat/>
    <w:pPr>
      <w:ind w:start="720"/>
    </w:pPr>
    <w:rPr/>
  </w:style>
  <w:style w:type="paragraph" w:styleId="Footer">
    <w:name w:val="Footer"/>
    <w:basedOn w:val="Normal"/>
    <w:pPr>
      <w:tabs>
        <w:tab w:val="clear" w:pos="720"/>
        <w:tab w:val="center" w:pos="4536" w:leader="none"/>
        <w:tab w:val="right" w:pos="9072" w:leader="none"/>
      </w:tabs>
    </w:pPr>
    <w:rPr/>
  </w:style>
  <w:style w:type="paragraph" w:styleId="literatura" w:customStyle="1">
    <w:name w:val="literatura"/>
    <w:qFormat/>
    <w:pPr>
      <w:widowControl/>
      <w:numPr>
        <w:ilvl w:val="0"/>
        <w:numId w:val="6"/>
      </w:numPr>
      <w:suppressAutoHyphens w:val="true"/>
      <w:bidi w:val="0"/>
      <w:spacing w:before="120" w:after="120"/>
      <w:jc w:val="start"/>
    </w:pPr>
    <w:rPr>
      <w:rFonts w:ascii="Times New Roman" w:hAnsi="Times New Roman" w:eastAsia="Times New Roman" w:cs="Times New Roman"/>
      <w:color w:val="auto"/>
      <w:kern w:val="0"/>
      <w:sz w:val="24"/>
      <w:szCs w:val="20"/>
      <w:lang w:val="en-GB" w:eastAsia="zh-CN" w:bidi="ar-SA"/>
    </w:rPr>
  </w:style>
  <w:style w:type="paragraph" w:styleId="TOC1">
    <w:name w:val="TOC 1"/>
    <w:basedOn w:val="Normal"/>
    <w:next w:val="Normal"/>
    <w:pPr/>
    <w:rPr/>
  </w:style>
  <w:style w:type="paragraph" w:styleId="formula" w:customStyle="1">
    <w:name w:val="formula"/>
    <w:qFormat/>
    <w:pPr>
      <w:widowControl/>
      <w:suppressAutoHyphens w:val="true"/>
      <w:bidi w:val="0"/>
      <w:spacing w:lineRule="auto" w:line="360" w:before="120" w:after="120"/>
      <w:jc w:val="center"/>
    </w:pPr>
    <w:rPr>
      <w:rFonts w:ascii="Times New Roman" w:hAnsi="Times New Roman" w:eastAsia="Times New Roman" w:cs="Times New Roman"/>
      <w:color w:val="auto"/>
      <w:kern w:val="0"/>
      <w:sz w:val="24"/>
      <w:szCs w:val="20"/>
      <w:lang w:val="en-GB" w:eastAsia="zh-CN" w:bidi="ar-SA"/>
    </w:rPr>
  </w:style>
  <w:style w:type="paragraph" w:styleId="TOC2">
    <w:name w:val="TOC 2"/>
    <w:basedOn w:val="Normal"/>
    <w:next w:val="Normal"/>
    <w:pPr>
      <w:ind w:start="240"/>
    </w:pPr>
    <w:rPr/>
  </w:style>
  <w:style w:type="paragraph" w:styleId="TOC3">
    <w:name w:val="TOC 3"/>
    <w:basedOn w:val="Normal"/>
    <w:next w:val="Normal"/>
    <w:pPr>
      <w:ind w:start="480"/>
    </w:pPr>
    <w:rPr/>
  </w:style>
  <w:style w:type="paragraph" w:styleId="TOC4">
    <w:name w:val="TOC 4"/>
    <w:basedOn w:val="Normal"/>
    <w:next w:val="Normal"/>
    <w:pPr>
      <w:ind w:start="720"/>
    </w:pPr>
    <w:rPr/>
  </w:style>
  <w:style w:type="paragraph" w:styleId="TOC5">
    <w:name w:val="TOC 5"/>
    <w:basedOn w:val="Normal"/>
    <w:next w:val="Normal"/>
    <w:pPr>
      <w:ind w:start="960"/>
    </w:pPr>
    <w:rPr/>
  </w:style>
  <w:style w:type="paragraph" w:styleId="TOC6">
    <w:name w:val="TOC 6"/>
    <w:basedOn w:val="Normal"/>
    <w:next w:val="Normal"/>
    <w:pPr>
      <w:ind w:start="1200"/>
    </w:pPr>
    <w:rPr/>
  </w:style>
  <w:style w:type="paragraph" w:styleId="TOC7">
    <w:name w:val="TOC 7"/>
    <w:basedOn w:val="Normal"/>
    <w:next w:val="Normal"/>
    <w:pPr>
      <w:ind w:start="1440"/>
    </w:pPr>
    <w:rPr/>
  </w:style>
  <w:style w:type="paragraph" w:styleId="TOC8">
    <w:name w:val="TOC 8"/>
    <w:basedOn w:val="Normal"/>
    <w:next w:val="Normal"/>
    <w:pPr>
      <w:ind w:start="1680"/>
    </w:pPr>
    <w:rPr/>
  </w:style>
  <w:style w:type="paragraph" w:styleId="TOC9">
    <w:name w:val="TOC 9"/>
    <w:basedOn w:val="Normal"/>
    <w:next w:val="Normal"/>
    <w:pPr>
      <w:ind w:start="1920"/>
    </w:pPr>
    <w:rPr/>
  </w:style>
  <w:style w:type="paragraph" w:styleId="Dodatak" w:customStyle="1">
    <w:name w:val="Dodatak"/>
    <w:qFormat/>
    <w:pPr>
      <w:widowControl/>
      <w:suppressAutoHyphens w:val="true"/>
      <w:bidi w:val="0"/>
      <w:spacing w:before="0" w:after="0"/>
      <w:jc w:val="center"/>
    </w:pPr>
    <w:rPr>
      <w:rFonts w:ascii="Arial" w:hAnsi="Arial" w:eastAsia="Times New Roman" w:cs="Arial"/>
      <w:b/>
      <w:color w:val="auto"/>
      <w:kern w:val="0"/>
      <w:sz w:val="36"/>
      <w:szCs w:val="20"/>
      <w:lang w:val="en-GB" w:eastAsia="zh-CN" w:bidi="ar-SA"/>
    </w:rPr>
  </w:style>
  <w:style w:type="paragraph" w:styleId="nabrajanje" w:customStyle="1">
    <w:name w:val="nabrajanje"/>
    <w:basedOn w:val="Normal"/>
    <w:qFormat/>
    <w:pPr>
      <w:tabs>
        <w:tab w:val="clear" w:pos="720"/>
        <w:tab w:val="left" w:pos="840" w:leader="none"/>
        <w:tab w:val="left" w:pos="5040" w:leader="none"/>
      </w:tabs>
      <w:spacing w:lineRule="auto" w:line="240"/>
    </w:pPr>
    <w:rPr/>
  </w:style>
  <w:style w:type="paragraph" w:styleId="Figure" w:customStyle="1">
    <w:name w:val="Figure"/>
    <w:basedOn w:val="Normal"/>
    <w:qFormat/>
    <w:pPr>
      <w:spacing w:before="240" w:after="120"/>
      <w:jc w:val="center"/>
    </w:pPr>
    <w:rPr>
      <w:rFonts w:ascii="Arial" w:hAnsi="Arial" w:cs="Arial"/>
    </w:rPr>
  </w:style>
  <w:style w:type="paragraph" w:styleId="Ostalo" w:customStyle="1">
    <w:name w:val="Ostalo"/>
    <w:basedOn w:val="Normal"/>
    <w:qFormat/>
    <w:pPr>
      <w:spacing w:before="0" w:after="120"/>
    </w:pPr>
    <w:rPr>
      <w:rFonts w:ascii="Arial" w:hAnsi="Arial" w:cs="Arial"/>
      <w:b/>
    </w:rPr>
  </w:style>
  <w:style w:type="paragraph" w:styleId="Kdutekstu" w:customStyle="1">
    <w:name w:val="Kôd u tekstu"/>
    <w:basedOn w:val="Normal"/>
    <w:qFormat/>
    <w:pPr/>
    <w:rPr>
      <w:rFonts w:ascii="Courier New" w:hAnsi="Courier New" w:cs="Courier New"/>
      <w:sz w:val="20"/>
      <w:szCs w:val="20"/>
    </w:rPr>
  </w:style>
  <w:style w:type="paragraph" w:styleId="StandardWeb" w:customStyle="1">
    <w:name w:val="Standard (Web)"/>
    <w:basedOn w:val="Normal"/>
    <w:qFormat/>
    <w:pPr>
      <w:spacing w:lineRule="auto" w:line="240" w:before="280" w:after="280"/>
      <w:jc w:val="start"/>
    </w:pPr>
    <w:rPr/>
  </w:style>
  <w:style w:type="paragraph" w:styleId="Tekstkomentara" w:customStyle="1">
    <w:name w:val="Tekst komentara"/>
    <w:basedOn w:val="Normal"/>
    <w:qFormat/>
    <w:pPr/>
    <w:rPr>
      <w:sz w:val="20"/>
      <w:szCs w:val="20"/>
    </w:rPr>
  </w:style>
  <w:style w:type="paragraph" w:styleId="Predmetkomentara" w:customStyle="1">
    <w:name w:val="Predmet komentara"/>
    <w:basedOn w:val="Tekstkomentara"/>
    <w:next w:val="Tekstkomentara"/>
    <w:qFormat/>
    <w:pPr/>
    <w:rPr>
      <w:b/>
      <w:bCs/>
    </w:rPr>
  </w:style>
  <w:style w:type="paragraph" w:styleId="Tekstbalonia" w:customStyle="1">
    <w:name w:val="Tekst balončića"/>
    <w:basedOn w:val="Normal"/>
    <w:qFormat/>
    <w:pPr>
      <w:spacing w:lineRule="auto" w:line="240" w:before="0" w:after="0"/>
    </w:pPr>
    <w:rPr>
      <w:rFonts w:ascii="Tahoma" w:hAnsi="Tahoma" w:cs="Tahoma"/>
      <w:sz w:val="16"/>
      <w:szCs w:val="16"/>
    </w:rPr>
  </w:style>
  <w:style w:type="paragraph" w:styleId="Kd" w:customStyle="1">
    <w:name w:val="Kôd"/>
    <w:qFormat/>
    <w:pPr>
      <w:widowControl/>
      <w:suppressAutoHyphens w:val="true"/>
      <w:bidi w:val="0"/>
      <w:spacing w:lineRule="auto" w:line="360" w:before="0" w:after="0"/>
      <w:ind w:start="1440"/>
      <w:jc w:val="start"/>
    </w:pPr>
    <w:rPr>
      <w:rFonts w:ascii="Courier New" w:hAnsi="Courier New" w:eastAsia="Times New Roman" w:cs="Courier New"/>
      <w:color w:val="auto"/>
      <w:kern w:val="0"/>
      <w:sz w:val="20"/>
      <w:szCs w:val="24"/>
      <w:lang w:val="hr-HR" w:eastAsia="zh-CN"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Podnaslov" w:customStyle="1">
    <w:name w:val="Podnaslov"/>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Title">
    <w:name w:val="Title"/>
    <w:basedOn w:val="Normal"/>
    <w:next w:val="Normal"/>
    <w:uiPriority w:val="10"/>
    <w:qFormat/>
    <w:pPr>
      <w:pBdr>
        <w:bottom w:val="single" w:sz="8" w:space="4" w:color="18A303"/>
      </w:pBdr>
      <w:spacing w:lineRule="auto" w:line="240" w:before="0" w:after="300"/>
      <w:contextualSpacing/>
    </w:pPr>
    <w:rPr>
      <w:rFonts w:ascii="Arial" w:hAnsi="Arial" w:eastAsia="Arial" w:cs="Arial"/>
      <w:color w:val="000000"/>
      <w:spacing w:val="5"/>
      <w:kern w:val="2"/>
      <w:sz w:val="52"/>
      <w:szCs w:val="52"/>
    </w:rPr>
  </w:style>
  <w:style w:type="paragraph" w:styleId="Text" w:customStyle="1">
    <w:name w:val="Text"/>
    <w:basedOn w:val="Caption"/>
    <w:qFormat/>
    <w:pPr/>
    <w:rPr/>
  </w:style>
  <w:style w:type="paragraph" w:styleId="Table" w:customStyle="1">
    <w:name w:val="Table"/>
    <w:basedOn w:val="Caption"/>
    <w:qFormat/>
    <w:pPr/>
    <w:rPr/>
  </w:style>
  <w:style w:type="paragraph" w:styleId="IndexHeading">
    <w:name w:val="Index Heading"/>
    <w:basedOn w:val="Heading"/>
    <w:pPr>
      <w:suppressLineNumbers/>
    </w:pPr>
    <w:rPr>
      <w:b/>
      <w:bCs/>
      <w:sz w:val="32"/>
      <w:szCs w:val="32"/>
    </w:rPr>
  </w:style>
  <w:style w:type="paragraph" w:styleId="TOCHeading">
    <w:name w:val="TOC Heading"/>
    <w:basedOn w:val="IndexHeading"/>
    <w:qFormat/>
    <w:pPr/>
    <w:rPr/>
  </w:style>
  <w:style w:type="paragraph" w:styleId="PreformattedText" w:customStyle="1">
    <w:name w:val="Preformatted Text"/>
    <w:basedOn w:val="Normal"/>
    <w:qFormat/>
    <w:pPr>
      <w:spacing w:before="0" w:after="0"/>
    </w:pPr>
    <w:rPr>
      <w:rFonts w:ascii="Liberation Mono" w:hAnsi="Liberation Mono" w:eastAsia="Noto Sans Mono CJK SC" w:cs="Liberation Mono"/>
      <w:sz w:val="20"/>
      <w:szCs w:val="20"/>
    </w:rPr>
  </w:style>
  <w:style w:type="paragraph" w:styleId="BalloonText">
    <w:name w:val="Balloon Text"/>
    <w:basedOn w:val="Normal"/>
    <w:link w:val="BalloonTextChar"/>
    <w:uiPriority w:val="99"/>
    <w:semiHidden/>
    <w:unhideWhenUsed/>
    <w:qFormat/>
    <w:rsid w:val="00480072"/>
    <w:pPr>
      <w:spacing w:lineRule="auto" w:line="240" w:before="0" w:after="0"/>
    </w:pPr>
    <w:rPr>
      <w:rFonts w:ascii="Segoe UI" w:hAnsi="Segoe UI" w:cs="Segoe UI"/>
      <w:sz w:val="18"/>
      <w:szCs w:val="18"/>
    </w:rPr>
  </w:style>
  <w:style w:type="paragraph" w:styleId="HorizontalLine">
    <w:name w:val="Horizontal Line"/>
    <w:basedOn w:val="Normal"/>
    <w:next w:val="BodyText"/>
    <w:qFormat/>
    <w:pPr>
      <w:suppressLineNumbers/>
      <w:pBdr>
        <w:bottom w:val="double" w:sz="2" w:space="0" w:color="808080"/>
      </w:pBdr>
      <w:spacing w:before="120" w:after="283"/>
    </w:pPr>
    <w:rPr>
      <w:sz w:val="12"/>
      <w:szCs w:val="12"/>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Sl">
    <w:name w:val="Sl."/>
    <w:basedOn w:val="Caption"/>
    <w:qFormat/>
    <w:pPr/>
    <w:rPr/>
  </w:style>
  <w:style w:type="paragraph" w:styleId="Tablica">
    <w:name w:val="Tablica"/>
    <w:basedOn w:val="Caption"/>
    <w:qFormat/>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5.png"/><Relationship Id="rId59" Type="http://schemas.openxmlformats.org/officeDocument/2006/relationships/image" Target="media/image26.png"/><Relationship Id="rId60" Type="http://schemas.openxmlformats.org/officeDocument/2006/relationships/image" Target="media/image26.png"/><Relationship Id="rId61" Type="http://schemas.openxmlformats.org/officeDocument/2006/relationships/hyperlink" Target="https://developer.mozilla.org/en-US/docs/Web/Security/JWT" TargetMode="External"/><Relationship Id="rId62" Type="http://schemas.openxmlformats.org/officeDocument/2006/relationships/hyperlink" Target="https://www.postgresql.org/docs/15/index.html" TargetMode="External"/><Relationship Id="rId63" Type="http://schemas.openxmlformats.org/officeDocument/2006/relationships/hyperlink" Target="https://docs.spring.io/spring-boot/docs/current/reference/html/" TargetMode="External"/><Relationship Id="rId64" Type="http://schemas.openxmlformats.org/officeDocument/2006/relationships/hyperlink" Target="https://tailwindcss.com/docs" TargetMode="External"/><Relationship Id="rId65" Type="http://schemas.openxmlformats.org/officeDocument/2006/relationships/hyperlink" Target="https://docs.github.com/en/get-started/quickstart" TargetMode="External"/><Relationship Id="rId66" Type="http://schemas.openxmlformats.org/officeDocument/2006/relationships/hyperlink" Target="https://erdplus.com/" TargetMode="External"/><Relationship Id="rId67" Type="http://schemas.openxmlformats.org/officeDocument/2006/relationships/hyperlink" Target="https://www.airbnb.com/" TargetMode="External"/><Relationship Id="rId68" Type="http://schemas.openxmlformats.org/officeDocument/2006/relationships/hyperlink" Target="https://www.trivago.com/" TargetMode="External"/><Relationship Id="rId69" Type="http://schemas.openxmlformats.org/officeDocument/2006/relationships/hyperlink" Target="https://www.njuskalo.hr/" TargetMode="External"/><Relationship Id="rId70" Type="http://schemas.openxmlformats.org/officeDocument/2006/relationships/hyperlink" Target="https://www.booking.com/" TargetMode="External"/><Relationship Id="rId71" Type="http://schemas.openxmlformats.org/officeDocument/2006/relationships/hyperlink" Target="https://www.eventim.hr/" TargetMode="External"/><Relationship Id="rId72" Type="http://schemas.openxmlformats.org/officeDocument/2006/relationships/header" Target="header6.xml"/><Relationship Id="rId73" Type="http://schemas.openxmlformats.org/officeDocument/2006/relationships/header" Target="header7.xml"/><Relationship Id="rId74" Type="http://schemas.openxmlformats.org/officeDocument/2006/relationships/footer" Target="footer3.xml"/><Relationship Id="rId75" Type="http://schemas.openxmlformats.org/officeDocument/2006/relationships/footer" Target="footer4.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358</TotalTime>
  <Application>LibreOffice/24.2.7.2$Linux_X86_64 LibreOffice_project/420$Build-2</Application>
  <AppVersion>15.0000</AppVersion>
  <Pages>48</Pages>
  <Words>5505</Words>
  <Characters>35705</Characters>
  <CharactersWithSpaces>40766</CharactersWithSpaces>
  <Paragraphs>572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2025-04-01T17:42:00Z</dcterms:created>
  <dc:creator>Martina Kutija</dc:creator>
  <dc:description/>
  <dc:language>en-US</dc:language>
  <cp:lastModifiedBy/>
  <dcterms:modified xsi:type="dcterms:W3CDTF">2025-06-22T21:26:02Z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